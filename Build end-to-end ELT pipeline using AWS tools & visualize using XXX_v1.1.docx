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98CBDA" w14:textId="77777777" w:rsidR="00FE4C62" w:rsidRDefault="00FE4C62" w:rsidP="00FE4C62">
      <w:pPr>
        <w:rPr>
          <w:rFonts w:ascii="Calibri" w:hAnsi="Calibri" w:cs="Calibri"/>
          <w:b/>
          <w:sz w:val="56"/>
          <w:szCs w:val="56"/>
        </w:rPr>
      </w:pPr>
    </w:p>
    <w:p w14:paraId="60D14A2D" w14:textId="77777777" w:rsidR="00FE4C62" w:rsidRDefault="00FE4C62" w:rsidP="00FE4C62">
      <w:pPr>
        <w:rPr>
          <w:rFonts w:ascii="Calibri" w:hAnsi="Calibri" w:cs="Calibri"/>
          <w:b/>
          <w:sz w:val="56"/>
          <w:szCs w:val="56"/>
        </w:rPr>
      </w:pPr>
    </w:p>
    <w:p w14:paraId="58179456" w14:textId="77777777" w:rsidR="00FE4C62" w:rsidRDefault="00FE4C62" w:rsidP="00FE4C62">
      <w:pPr>
        <w:rPr>
          <w:rFonts w:ascii="Calibri" w:hAnsi="Calibri" w:cs="Calibri"/>
          <w:b/>
          <w:sz w:val="56"/>
          <w:szCs w:val="56"/>
        </w:rPr>
      </w:pPr>
    </w:p>
    <w:p w14:paraId="1BA287FA" w14:textId="77777777" w:rsidR="00FE4C62" w:rsidRDefault="00FE4C62" w:rsidP="00FE4C62">
      <w:pPr>
        <w:rPr>
          <w:rFonts w:ascii="Calibri" w:hAnsi="Calibri" w:cs="Calibri"/>
          <w:b/>
          <w:sz w:val="56"/>
          <w:szCs w:val="56"/>
        </w:rPr>
      </w:pPr>
    </w:p>
    <w:p w14:paraId="45474867" w14:textId="77777777" w:rsidR="00FE4C62" w:rsidRDefault="00FE4C62" w:rsidP="00FE4C62">
      <w:pPr>
        <w:jc w:val="center"/>
        <w:rPr>
          <w:rFonts w:ascii="Calibri" w:hAnsi="Calibri" w:cs="Calibri"/>
          <w:b/>
          <w:sz w:val="44"/>
          <w:szCs w:val="44"/>
        </w:rPr>
      </w:pPr>
    </w:p>
    <w:p w14:paraId="5AB1754D" w14:textId="340F23F2" w:rsidR="00FE4C62" w:rsidRPr="00FE4C62" w:rsidRDefault="002B2CD4" w:rsidP="00FE4C62">
      <w:pPr>
        <w:jc w:val="center"/>
        <w:rPr>
          <w:rFonts w:ascii="Calibri" w:hAnsi="Calibri" w:cs="Calibri"/>
          <w:b/>
          <w:sz w:val="44"/>
          <w:szCs w:val="44"/>
        </w:rPr>
      </w:pPr>
      <w:r>
        <w:rPr>
          <w:rFonts w:ascii="Calibri" w:hAnsi="Calibri" w:cs="Calibri"/>
          <w:b/>
          <w:sz w:val="44"/>
          <w:szCs w:val="44"/>
        </w:rPr>
        <w:t xml:space="preserve">Build end-to-end ELT pipeline using </w:t>
      </w:r>
      <w:r w:rsidR="00FE4C62" w:rsidRPr="00FE4C62">
        <w:rPr>
          <w:rFonts w:ascii="Calibri" w:hAnsi="Calibri" w:cs="Calibri"/>
          <w:b/>
          <w:sz w:val="44"/>
          <w:szCs w:val="44"/>
        </w:rPr>
        <w:t xml:space="preserve">Amazon </w:t>
      </w:r>
      <w:r w:rsidR="006F63BC">
        <w:rPr>
          <w:rFonts w:ascii="Calibri" w:hAnsi="Calibri" w:cs="Calibri"/>
          <w:b/>
          <w:sz w:val="44"/>
          <w:szCs w:val="44"/>
        </w:rPr>
        <w:t>Redshift</w:t>
      </w:r>
      <w:r w:rsidR="00FE4C62">
        <w:rPr>
          <w:rFonts w:ascii="Calibri" w:hAnsi="Calibri" w:cs="Calibri"/>
          <w:b/>
          <w:sz w:val="44"/>
          <w:szCs w:val="44"/>
        </w:rPr>
        <w:t xml:space="preserve">, </w:t>
      </w:r>
      <w:r>
        <w:rPr>
          <w:rFonts w:ascii="Calibri" w:hAnsi="Calibri" w:cs="Calibri"/>
          <w:b/>
          <w:sz w:val="44"/>
          <w:szCs w:val="44"/>
        </w:rPr>
        <w:t xml:space="preserve">AWS </w:t>
      </w:r>
      <w:r w:rsidR="00FE4C62">
        <w:rPr>
          <w:rFonts w:ascii="Calibri" w:hAnsi="Calibri" w:cs="Calibri"/>
          <w:b/>
          <w:sz w:val="44"/>
          <w:szCs w:val="44"/>
        </w:rPr>
        <w:t xml:space="preserve">Glue, </w:t>
      </w:r>
      <w:r>
        <w:rPr>
          <w:rFonts w:ascii="Calibri" w:hAnsi="Calibri" w:cs="Calibri"/>
          <w:b/>
          <w:sz w:val="44"/>
          <w:szCs w:val="44"/>
        </w:rPr>
        <w:t xml:space="preserve">AWS </w:t>
      </w:r>
      <w:r w:rsidR="000B09A8">
        <w:rPr>
          <w:rFonts w:ascii="Calibri" w:hAnsi="Calibri" w:cs="Calibri"/>
          <w:b/>
          <w:sz w:val="44"/>
          <w:szCs w:val="44"/>
        </w:rPr>
        <w:t xml:space="preserve">Step Function </w:t>
      </w:r>
      <w:r w:rsidR="006F63BC">
        <w:rPr>
          <w:rFonts w:ascii="Calibri" w:hAnsi="Calibri" w:cs="Calibri"/>
          <w:b/>
          <w:sz w:val="44"/>
          <w:szCs w:val="44"/>
        </w:rPr>
        <w:t xml:space="preserve">&amp; </w:t>
      </w:r>
      <w:r>
        <w:rPr>
          <w:rFonts w:ascii="Calibri" w:hAnsi="Calibri" w:cs="Calibri"/>
          <w:b/>
          <w:sz w:val="44"/>
          <w:szCs w:val="44"/>
        </w:rPr>
        <w:t xml:space="preserve">visualize using </w:t>
      </w:r>
      <w:del w:id="0" w:author="Praveen Cheruvu" w:date="2020-05-17T23:28:00Z">
        <w:r w:rsidR="00FE4C62">
          <w:rPr>
            <w:rFonts w:ascii="Calibri" w:hAnsi="Calibri" w:cs="Calibri"/>
            <w:b/>
            <w:sz w:val="44"/>
            <w:szCs w:val="44"/>
          </w:rPr>
          <w:delText xml:space="preserve">Amazon </w:delText>
        </w:r>
        <w:r w:rsidR="00FE4C62" w:rsidRPr="00FE4C62">
          <w:rPr>
            <w:rFonts w:ascii="Calibri" w:hAnsi="Calibri" w:cs="Calibri"/>
            <w:b/>
            <w:sz w:val="44"/>
            <w:szCs w:val="44"/>
          </w:rPr>
          <w:delText>QuickS</w:delText>
        </w:r>
        <w:r w:rsidR="00FE4C62">
          <w:rPr>
            <w:rFonts w:ascii="Calibri" w:hAnsi="Calibri" w:cs="Calibri"/>
            <w:b/>
            <w:sz w:val="44"/>
            <w:szCs w:val="44"/>
          </w:rPr>
          <w:delText>ight</w:delText>
        </w:r>
      </w:del>
      <w:ins w:id="1" w:author="Praveen Cheruvu" w:date="2020-05-17T23:28:00Z">
        <w:r w:rsidR="00315019">
          <w:rPr>
            <w:rFonts w:ascii="Calibri" w:hAnsi="Calibri" w:cs="Calibri"/>
            <w:b/>
            <w:sz w:val="44"/>
            <w:szCs w:val="44"/>
          </w:rPr>
          <w:t>XXX</w:t>
        </w:r>
      </w:ins>
    </w:p>
    <w:p w14:paraId="64EDFBAA" w14:textId="77777777" w:rsidR="00FE4C62" w:rsidRPr="00FE4C62" w:rsidRDefault="005E6453" w:rsidP="00FE4C62">
      <w:pPr>
        <w:jc w:val="center"/>
        <w:rPr>
          <w:rFonts w:ascii="Calibri" w:hAnsi="Calibri" w:cs="Calibri"/>
          <w:b/>
          <w:color w:val="ED7D31" w:themeColor="accent2"/>
          <w:sz w:val="44"/>
          <w:szCs w:val="44"/>
        </w:rPr>
      </w:pPr>
      <w:r>
        <w:rPr>
          <w:rFonts w:ascii="Calibri" w:hAnsi="Calibri" w:cs="Calibri"/>
          <w:b/>
          <w:color w:val="ED7D31" w:themeColor="accent2"/>
          <w:sz w:val="44"/>
          <w:szCs w:val="44"/>
        </w:rPr>
        <w:t>Participant’s</w:t>
      </w:r>
      <w:r w:rsidR="00FE4C62" w:rsidRPr="00FE4C62">
        <w:rPr>
          <w:rFonts w:ascii="Calibri" w:hAnsi="Calibri" w:cs="Calibri"/>
          <w:b/>
          <w:color w:val="ED7D31" w:themeColor="accent2"/>
          <w:sz w:val="44"/>
          <w:szCs w:val="44"/>
        </w:rPr>
        <w:t xml:space="preserve"> Guide</w:t>
      </w:r>
    </w:p>
    <w:p w14:paraId="18DC89CB" w14:textId="77777777" w:rsidR="00FE4C62" w:rsidRPr="00C8652A" w:rsidRDefault="00FE4C62" w:rsidP="00FE4C62">
      <w:pPr>
        <w:rPr>
          <w:rFonts w:ascii="Times" w:hAnsi="Times"/>
          <w:sz w:val="22"/>
          <w:szCs w:val="56"/>
        </w:rPr>
      </w:pPr>
    </w:p>
    <w:p w14:paraId="5F9EECD6" w14:textId="77777777" w:rsidR="00FE4C62" w:rsidRDefault="00FE4C62" w:rsidP="00FE4C62">
      <w:pPr>
        <w:rPr>
          <w:rFonts w:ascii="Times" w:hAnsi="Times"/>
          <w:sz w:val="22"/>
          <w:szCs w:val="22"/>
        </w:rPr>
      </w:pPr>
    </w:p>
    <w:p w14:paraId="6EF0C181" w14:textId="77777777" w:rsidR="00FE4C62" w:rsidRDefault="00FE4C62" w:rsidP="00FE4C62">
      <w:pPr>
        <w:rPr>
          <w:rFonts w:ascii="Times" w:hAnsi="Times"/>
          <w:sz w:val="22"/>
          <w:szCs w:val="22"/>
        </w:rPr>
      </w:pPr>
    </w:p>
    <w:p w14:paraId="253C640E" w14:textId="77777777" w:rsidR="00FE4C62" w:rsidRDefault="00FE4C62" w:rsidP="00FE4C62">
      <w:pPr>
        <w:rPr>
          <w:rFonts w:ascii="Times" w:hAnsi="Times"/>
          <w:sz w:val="22"/>
          <w:szCs w:val="22"/>
        </w:rPr>
      </w:pPr>
    </w:p>
    <w:p w14:paraId="18D74009" w14:textId="77777777" w:rsidR="00FE4C62" w:rsidRDefault="00FE4C62" w:rsidP="00FE4C62">
      <w:pPr>
        <w:rPr>
          <w:rFonts w:ascii="Times" w:hAnsi="Times"/>
          <w:sz w:val="22"/>
          <w:szCs w:val="22"/>
        </w:rPr>
      </w:pPr>
    </w:p>
    <w:p w14:paraId="14C04FAC" w14:textId="77777777" w:rsidR="00FE4C62" w:rsidRPr="00C8652A" w:rsidRDefault="00FE4C62" w:rsidP="00FE4C62">
      <w:pPr>
        <w:rPr>
          <w:rFonts w:ascii="Times" w:hAnsi="Times"/>
          <w:sz w:val="22"/>
          <w:szCs w:val="22"/>
        </w:rPr>
      </w:pPr>
    </w:p>
    <w:p w14:paraId="30BD2804" w14:textId="77777777" w:rsidR="00FE4C62" w:rsidRDefault="005B0A6D" w:rsidP="00FE4C62">
      <w:pPr>
        <w:pStyle w:val="NoSpacing"/>
        <w:rPr>
          <w:rFonts w:cstheme="minorHAnsi"/>
          <w:sz w:val="22"/>
          <w:szCs w:val="22"/>
        </w:rPr>
      </w:pPr>
      <w:r>
        <w:rPr>
          <w:rFonts w:cstheme="minorHAnsi"/>
          <w:sz w:val="22"/>
          <w:szCs w:val="22"/>
        </w:rPr>
        <w:t>Version 1.1</w:t>
      </w:r>
    </w:p>
    <w:p w14:paraId="63B4F393" w14:textId="77777777" w:rsidR="00FE4C62" w:rsidRDefault="00FE4C62" w:rsidP="00FE4C62">
      <w:pPr>
        <w:pStyle w:val="NoSpacing"/>
        <w:rPr>
          <w:rFonts w:cstheme="minorHAnsi"/>
          <w:sz w:val="22"/>
          <w:szCs w:val="22"/>
        </w:rPr>
      </w:pPr>
    </w:p>
    <w:p w14:paraId="2FF12B3D" w14:textId="77777777" w:rsidR="00FE4C62" w:rsidRDefault="00FE4C62" w:rsidP="00FE4C62">
      <w:pPr>
        <w:pStyle w:val="NoSpacing"/>
        <w:rPr>
          <w:rFonts w:cstheme="minorHAnsi"/>
          <w:sz w:val="22"/>
          <w:szCs w:val="22"/>
        </w:rPr>
      </w:pPr>
    </w:p>
    <w:p w14:paraId="52149F05" w14:textId="77777777" w:rsidR="00FE4C62" w:rsidRDefault="00FE4C62" w:rsidP="00FE4C62">
      <w:pPr>
        <w:pStyle w:val="NoSpacing"/>
        <w:rPr>
          <w:rFonts w:cstheme="minorHAnsi"/>
          <w:sz w:val="22"/>
          <w:szCs w:val="22"/>
        </w:rPr>
      </w:pPr>
    </w:p>
    <w:p w14:paraId="7C25772D" w14:textId="77777777" w:rsidR="00FE4C62" w:rsidRDefault="00FE4C62" w:rsidP="00FE4C62">
      <w:pPr>
        <w:pStyle w:val="NoSpacing"/>
        <w:rPr>
          <w:rFonts w:cstheme="minorHAnsi"/>
          <w:sz w:val="22"/>
          <w:szCs w:val="22"/>
        </w:rPr>
      </w:pPr>
    </w:p>
    <w:p w14:paraId="4459FCEC" w14:textId="77777777" w:rsidR="00FE4C62" w:rsidRDefault="00FE4C62" w:rsidP="00FE4C62">
      <w:pPr>
        <w:pStyle w:val="NoSpacing"/>
        <w:rPr>
          <w:rFonts w:cstheme="minorHAnsi"/>
          <w:sz w:val="22"/>
          <w:szCs w:val="22"/>
        </w:rPr>
      </w:pPr>
    </w:p>
    <w:p w14:paraId="4B48C213" w14:textId="77777777" w:rsidR="00FE4C62" w:rsidRDefault="00FE4C62" w:rsidP="00FE4C62">
      <w:pPr>
        <w:pStyle w:val="NoSpacing"/>
        <w:rPr>
          <w:rFonts w:cstheme="minorHAnsi"/>
          <w:sz w:val="22"/>
          <w:szCs w:val="22"/>
        </w:rPr>
      </w:pPr>
    </w:p>
    <w:p w14:paraId="414A32A9" w14:textId="77777777" w:rsidR="00FE4C62" w:rsidRPr="00C501CC" w:rsidRDefault="00FE4C62" w:rsidP="00FE4C62">
      <w:pPr>
        <w:pStyle w:val="NoSpacing"/>
        <w:rPr>
          <w:rFonts w:cstheme="minorHAnsi"/>
          <w:i/>
          <w:sz w:val="22"/>
          <w:szCs w:val="22"/>
        </w:rPr>
      </w:pPr>
      <w:r w:rsidRPr="00C501CC">
        <w:rPr>
          <w:rFonts w:cstheme="minorHAnsi"/>
          <w:i/>
          <w:sz w:val="22"/>
          <w:szCs w:val="22"/>
        </w:rPr>
        <w:t>Authored by</w:t>
      </w:r>
    </w:p>
    <w:p w14:paraId="56865C7A" w14:textId="750F0552" w:rsidR="00FE4C62" w:rsidRDefault="00F511D0" w:rsidP="00FE4C62">
      <w:pPr>
        <w:pStyle w:val="NoSpacing"/>
        <w:rPr>
          <w:rFonts w:cstheme="minorHAnsi"/>
          <w:i/>
          <w:sz w:val="22"/>
          <w:szCs w:val="22"/>
        </w:rPr>
      </w:pPr>
      <w:r>
        <w:rPr>
          <w:rFonts w:cstheme="minorHAnsi"/>
          <w:i/>
          <w:sz w:val="22"/>
          <w:szCs w:val="22"/>
        </w:rPr>
        <w:t>Praveen Cheruvu</w:t>
      </w:r>
      <w:r w:rsidR="00FE4C62">
        <w:rPr>
          <w:rFonts w:cstheme="minorHAnsi"/>
          <w:i/>
          <w:sz w:val="22"/>
          <w:szCs w:val="22"/>
        </w:rPr>
        <w:t xml:space="preserve">, </w:t>
      </w:r>
      <w:r>
        <w:rPr>
          <w:rFonts w:cstheme="minorHAnsi"/>
          <w:i/>
          <w:sz w:val="22"/>
          <w:szCs w:val="22"/>
        </w:rPr>
        <w:t>Director Analytics</w:t>
      </w:r>
      <w:r w:rsidR="00FE4C62">
        <w:rPr>
          <w:rFonts w:cstheme="minorHAnsi"/>
          <w:i/>
          <w:sz w:val="22"/>
          <w:szCs w:val="22"/>
        </w:rPr>
        <w:t xml:space="preserve">, </w:t>
      </w:r>
      <w:r>
        <w:rPr>
          <w:rStyle w:val="Hyperlink"/>
        </w:rPr>
        <w:t>praveen.cheruvu@appsassociates</w:t>
      </w:r>
      <w:r w:rsidR="006F63BC">
        <w:rPr>
          <w:rStyle w:val="Hyperlink"/>
        </w:rPr>
        <w:t>.com</w:t>
      </w:r>
      <w:r w:rsidR="00FE4C62">
        <w:t xml:space="preserve"> </w:t>
      </w:r>
    </w:p>
    <w:p w14:paraId="7B96A16A" w14:textId="77777777" w:rsidR="00FE4C62" w:rsidRDefault="00FE4C62" w:rsidP="001F6056"/>
    <w:p w14:paraId="5CBB4B54" w14:textId="77777777" w:rsidR="00FE4C62" w:rsidRDefault="00FE4C62" w:rsidP="001F6056"/>
    <w:p w14:paraId="1845BE0B" w14:textId="77777777" w:rsidR="00FE4C62" w:rsidRDefault="00FE4C62" w:rsidP="00FE4C62"/>
    <w:p w14:paraId="46986E62" w14:textId="77777777" w:rsidR="00FE4C62" w:rsidRDefault="00FE4C62" w:rsidP="00FE4C62"/>
    <w:p w14:paraId="60CF7CE4" w14:textId="77777777" w:rsidR="00FE4C62" w:rsidRDefault="00FE4C62" w:rsidP="00FE4C62"/>
    <w:p w14:paraId="12F7281F" w14:textId="77777777" w:rsidR="00FE4C62" w:rsidRDefault="00FE4C62" w:rsidP="00FE4C62"/>
    <w:p w14:paraId="2ECAF951" w14:textId="77777777" w:rsidR="00FE4C62" w:rsidRDefault="00FE4C62" w:rsidP="00FE4C62"/>
    <w:p w14:paraId="3BCB59EA" w14:textId="77777777" w:rsidR="00FE4C62" w:rsidRDefault="00FE4C62" w:rsidP="00FE4C62"/>
    <w:p w14:paraId="03453669" w14:textId="77777777" w:rsidR="00FE4C62" w:rsidRDefault="00FE4C62" w:rsidP="00FE4C62"/>
    <w:p w14:paraId="114509CD" w14:textId="77777777" w:rsidR="00FE4C62" w:rsidRDefault="00FE4C62" w:rsidP="00FE4C62"/>
    <w:p w14:paraId="2095C509" w14:textId="77777777" w:rsidR="00FE4C62" w:rsidRDefault="00FE4C62" w:rsidP="00FE4C62"/>
    <w:p w14:paraId="2CB4A04B" w14:textId="77777777" w:rsidR="00FE4C62" w:rsidRDefault="00FE4C62" w:rsidP="00FE4C62"/>
    <w:p w14:paraId="287635AA" w14:textId="77777777" w:rsidR="00FE4C62" w:rsidRDefault="00FE4C62" w:rsidP="00FE4C62"/>
    <w:p w14:paraId="59F57B1F" w14:textId="77777777" w:rsidR="00FE4C62" w:rsidRDefault="00FE4C62" w:rsidP="00FE4C62"/>
    <w:p w14:paraId="39812F3A" w14:textId="2DE1B8C4" w:rsidR="00BD292D" w:rsidRDefault="00BD292D" w:rsidP="00A855A4">
      <w:pPr>
        <w:pStyle w:val="Heading1"/>
        <w:rPr>
          <w:rFonts w:asciiTheme="minorHAnsi" w:eastAsia="Times New Roman" w:hAnsiTheme="minorHAnsi" w:cstheme="minorHAnsi"/>
          <w:color w:val="auto"/>
          <w:sz w:val="24"/>
          <w:szCs w:val="24"/>
        </w:rPr>
      </w:pPr>
      <w:r w:rsidRPr="00BD292D">
        <w:rPr>
          <w:rFonts w:asciiTheme="minorHAnsi" w:eastAsia="Times New Roman" w:hAnsiTheme="minorHAnsi" w:cstheme="minorHAnsi"/>
          <w:color w:val="auto"/>
          <w:sz w:val="24"/>
          <w:szCs w:val="24"/>
        </w:rPr>
        <w:t xml:space="preserve">In this lab </w:t>
      </w:r>
      <w:r w:rsidR="00E966DF">
        <w:rPr>
          <w:rFonts w:asciiTheme="minorHAnsi" w:eastAsia="Times New Roman" w:hAnsiTheme="minorHAnsi" w:cstheme="minorHAnsi"/>
          <w:color w:val="auto"/>
          <w:sz w:val="24"/>
          <w:szCs w:val="24"/>
        </w:rPr>
        <w:t>you</w:t>
      </w:r>
      <w:r w:rsidRPr="00BD292D">
        <w:rPr>
          <w:rFonts w:asciiTheme="minorHAnsi" w:eastAsia="Times New Roman" w:hAnsiTheme="minorHAnsi" w:cstheme="minorHAnsi"/>
          <w:color w:val="auto"/>
          <w:sz w:val="24"/>
          <w:szCs w:val="24"/>
        </w:rPr>
        <w:t xml:space="preserve"> will </w:t>
      </w:r>
      <w:r w:rsidR="00423605">
        <w:rPr>
          <w:rFonts w:asciiTheme="minorHAnsi" w:eastAsia="Times New Roman" w:hAnsiTheme="minorHAnsi" w:cstheme="minorHAnsi"/>
          <w:color w:val="auto"/>
          <w:sz w:val="24"/>
          <w:szCs w:val="24"/>
        </w:rPr>
        <w:t xml:space="preserve">create </w:t>
      </w:r>
      <w:r w:rsidR="00AA2517">
        <w:rPr>
          <w:rFonts w:asciiTheme="minorHAnsi" w:eastAsia="Times New Roman" w:hAnsiTheme="minorHAnsi" w:cstheme="minorHAnsi"/>
          <w:color w:val="auto"/>
          <w:sz w:val="24"/>
          <w:szCs w:val="24"/>
        </w:rPr>
        <w:t xml:space="preserve">an </w:t>
      </w:r>
      <w:r w:rsidR="00423605">
        <w:rPr>
          <w:rFonts w:asciiTheme="minorHAnsi" w:eastAsia="Times New Roman" w:hAnsiTheme="minorHAnsi" w:cstheme="minorHAnsi"/>
          <w:color w:val="auto"/>
          <w:sz w:val="24"/>
          <w:szCs w:val="24"/>
        </w:rPr>
        <w:t xml:space="preserve">end-to-end ELT pipeline using AWS resources to ingest and visualize </w:t>
      </w:r>
      <w:hyperlink r:id="rId8" w:history="1">
        <w:r w:rsidR="00DC393B">
          <w:rPr>
            <w:rStyle w:val="Hyperlink"/>
            <w:rFonts w:asciiTheme="minorHAnsi" w:eastAsia="Times New Roman" w:hAnsiTheme="minorHAnsi" w:cstheme="minorHAnsi"/>
            <w:sz w:val="24"/>
            <w:szCs w:val="24"/>
          </w:rPr>
          <w:t>Supply Chain</w:t>
        </w:r>
      </w:hyperlink>
      <w:r w:rsidR="00E966DF">
        <w:rPr>
          <w:rFonts w:asciiTheme="minorHAnsi" w:eastAsia="Times New Roman" w:hAnsiTheme="minorHAnsi" w:cstheme="minorHAnsi"/>
          <w:color w:val="auto"/>
          <w:sz w:val="24"/>
          <w:szCs w:val="24"/>
        </w:rPr>
        <w:t xml:space="preserve"> </w:t>
      </w:r>
      <w:r w:rsidR="00423605">
        <w:rPr>
          <w:rFonts w:asciiTheme="minorHAnsi" w:eastAsia="Times New Roman" w:hAnsiTheme="minorHAnsi" w:cstheme="minorHAnsi"/>
          <w:color w:val="auto"/>
          <w:sz w:val="24"/>
          <w:szCs w:val="24"/>
        </w:rPr>
        <w:t xml:space="preserve">sample data. This lab </w:t>
      </w:r>
      <w:r w:rsidR="00564E33">
        <w:rPr>
          <w:rFonts w:asciiTheme="minorHAnsi" w:eastAsia="Times New Roman" w:hAnsiTheme="minorHAnsi" w:cstheme="minorHAnsi"/>
          <w:color w:val="auto"/>
          <w:sz w:val="24"/>
          <w:szCs w:val="24"/>
        </w:rPr>
        <w:t>guides</w:t>
      </w:r>
      <w:r w:rsidR="00423605">
        <w:rPr>
          <w:rFonts w:asciiTheme="minorHAnsi" w:eastAsia="Times New Roman" w:hAnsiTheme="minorHAnsi" w:cstheme="minorHAnsi"/>
          <w:color w:val="auto"/>
          <w:sz w:val="24"/>
          <w:szCs w:val="24"/>
        </w:rPr>
        <w:t xml:space="preserve"> </w:t>
      </w:r>
      <w:r w:rsidR="00E966DF">
        <w:rPr>
          <w:rFonts w:asciiTheme="minorHAnsi" w:eastAsia="Times New Roman" w:hAnsiTheme="minorHAnsi" w:cstheme="minorHAnsi"/>
          <w:color w:val="auto"/>
          <w:sz w:val="24"/>
          <w:szCs w:val="24"/>
        </w:rPr>
        <w:t xml:space="preserve">you </w:t>
      </w:r>
      <w:r w:rsidR="009E0F74">
        <w:rPr>
          <w:rFonts w:asciiTheme="minorHAnsi" w:eastAsia="Times New Roman" w:hAnsiTheme="minorHAnsi" w:cstheme="minorHAnsi"/>
          <w:color w:val="auto"/>
          <w:sz w:val="24"/>
          <w:szCs w:val="24"/>
        </w:rPr>
        <w:t xml:space="preserve">in the process of creating AWS </w:t>
      </w:r>
      <w:r w:rsidR="00423605">
        <w:rPr>
          <w:rFonts w:asciiTheme="minorHAnsi" w:eastAsia="Times New Roman" w:hAnsiTheme="minorHAnsi" w:cstheme="minorHAnsi"/>
          <w:color w:val="auto"/>
          <w:sz w:val="24"/>
          <w:szCs w:val="24"/>
        </w:rPr>
        <w:t xml:space="preserve">resources </w:t>
      </w:r>
      <w:r w:rsidR="00564E33">
        <w:rPr>
          <w:rFonts w:asciiTheme="minorHAnsi" w:eastAsia="Times New Roman" w:hAnsiTheme="minorHAnsi" w:cstheme="minorHAnsi"/>
          <w:color w:val="auto"/>
          <w:sz w:val="24"/>
          <w:szCs w:val="24"/>
        </w:rPr>
        <w:t xml:space="preserve">through </w:t>
      </w:r>
      <w:r w:rsidR="00423605">
        <w:rPr>
          <w:rFonts w:asciiTheme="minorHAnsi" w:eastAsia="Times New Roman" w:hAnsiTheme="minorHAnsi" w:cstheme="minorHAnsi"/>
          <w:color w:val="auto"/>
          <w:sz w:val="24"/>
          <w:szCs w:val="24"/>
        </w:rPr>
        <w:t xml:space="preserve">Cloudformation </w:t>
      </w:r>
      <w:r w:rsidR="009E0F74">
        <w:rPr>
          <w:rFonts w:asciiTheme="minorHAnsi" w:eastAsia="Times New Roman" w:hAnsiTheme="minorHAnsi" w:cstheme="minorHAnsi"/>
          <w:color w:val="auto"/>
          <w:sz w:val="24"/>
          <w:szCs w:val="24"/>
        </w:rPr>
        <w:t>stack</w:t>
      </w:r>
      <w:r w:rsidR="00423605">
        <w:rPr>
          <w:rFonts w:asciiTheme="minorHAnsi" w:eastAsia="Times New Roman" w:hAnsiTheme="minorHAnsi" w:cstheme="minorHAnsi"/>
          <w:color w:val="auto"/>
          <w:sz w:val="24"/>
          <w:szCs w:val="24"/>
        </w:rPr>
        <w:t xml:space="preserve">. As you walk through the lab you will gradually get introduced to Amazon Redshift, AWS Glue, AWS Step Function, QuickSight as </w:t>
      </w:r>
      <w:r w:rsidR="00FC5A3C">
        <w:rPr>
          <w:rFonts w:asciiTheme="minorHAnsi" w:eastAsia="Times New Roman" w:hAnsiTheme="minorHAnsi" w:cstheme="minorHAnsi"/>
          <w:color w:val="auto"/>
          <w:sz w:val="24"/>
          <w:szCs w:val="24"/>
        </w:rPr>
        <w:t>the</w:t>
      </w:r>
      <w:r w:rsidR="00423605">
        <w:rPr>
          <w:rFonts w:asciiTheme="minorHAnsi" w:eastAsia="Times New Roman" w:hAnsiTheme="minorHAnsi" w:cstheme="minorHAnsi"/>
          <w:color w:val="auto"/>
          <w:sz w:val="24"/>
          <w:szCs w:val="24"/>
        </w:rPr>
        <w:t xml:space="preserve"> building blocks for </w:t>
      </w:r>
      <w:r w:rsidR="00564E33">
        <w:rPr>
          <w:rFonts w:asciiTheme="minorHAnsi" w:eastAsia="Times New Roman" w:hAnsiTheme="minorHAnsi" w:cstheme="minorHAnsi"/>
          <w:color w:val="auto"/>
          <w:sz w:val="24"/>
          <w:szCs w:val="24"/>
        </w:rPr>
        <w:t>ELT</w:t>
      </w:r>
      <w:r w:rsidR="00423605">
        <w:rPr>
          <w:rFonts w:asciiTheme="minorHAnsi" w:eastAsia="Times New Roman" w:hAnsiTheme="minorHAnsi" w:cstheme="minorHAnsi"/>
          <w:color w:val="auto"/>
          <w:sz w:val="24"/>
          <w:szCs w:val="24"/>
        </w:rPr>
        <w:t xml:space="preserve"> pipeline.</w:t>
      </w:r>
    </w:p>
    <w:p w14:paraId="2BFD8B2E" w14:textId="1E40F0D8" w:rsidR="0026197C" w:rsidRDefault="0026197C" w:rsidP="0026197C"/>
    <w:p w14:paraId="61E0CC62" w14:textId="6D134040" w:rsidR="00883770" w:rsidRPr="00883770" w:rsidRDefault="00883770" w:rsidP="00883770">
      <w:pPr>
        <w:rPr>
          <w:b/>
          <w:sz w:val="52"/>
          <w:szCs w:val="52"/>
        </w:rPr>
      </w:pPr>
      <w:r w:rsidRPr="00883770">
        <w:rPr>
          <w:b/>
          <w:sz w:val="52"/>
          <w:szCs w:val="52"/>
        </w:rPr>
        <w:t>Lab –Architecture Diagram:</w:t>
      </w:r>
    </w:p>
    <w:p w14:paraId="080DBA0D" w14:textId="77777777" w:rsidR="00883770" w:rsidRPr="0051350C" w:rsidRDefault="00883770" w:rsidP="00883770">
      <w:pPr>
        <w:pStyle w:val="ListParagraph"/>
        <w:rPr>
          <w:b/>
        </w:rPr>
      </w:pPr>
    </w:p>
    <w:p w14:paraId="55A29F87" w14:textId="1694CEEA" w:rsidR="00883770" w:rsidRDefault="00883770" w:rsidP="001F6056">
      <w:r>
        <w:rPr>
          <w:noProof/>
        </w:rPr>
        <w:drawing>
          <wp:inline distT="0" distB="0" distL="0" distR="0" wp14:anchorId="5ACEE691" wp14:editId="4E70316D">
            <wp:extent cx="5943600"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diagram.jfif"/>
                    <pic:cNvPicPr/>
                  </pic:nvPicPr>
                  <pic:blipFill>
                    <a:blip r:embed="rId9">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3D4D847F" w14:textId="77777777" w:rsidR="00883770" w:rsidRDefault="00883770" w:rsidP="0026197C">
      <w:pPr>
        <w:rPr>
          <w:b/>
          <w:bCs/>
          <w:color w:val="000000" w:themeColor="text1"/>
          <w:sz w:val="36"/>
          <w:szCs w:val="36"/>
        </w:rPr>
      </w:pPr>
    </w:p>
    <w:p w14:paraId="5BF61349" w14:textId="77777777" w:rsidR="00883770" w:rsidRDefault="00883770" w:rsidP="0026197C">
      <w:pPr>
        <w:rPr>
          <w:b/>
          <w:bCs/>
          <w:color w:val="000000" w:themeColor="text1"/>
          <w:sz w:val="36"/>
          <w:szCs w:val="36"/>
        </w:rPr>
      </w:pPr>
    </w:p>
    <w:p w14:paraId="0AB4488B" w14:textId="77777777" w:rsidR="00883770" w:rsidRDefault="00883770" w:rsidP="0026197C">
      <w:pPr>
        <w:rPr>
          <w:b/>
          <w:bCs/>
          <w:color w:val="000000" w:themeColor="text1"/>
          <w:sz w:val="36"/>
          <w:szCs w:val="36"/>
        </w:rPr>
      </w:pPr>
    </w:p>
    <w:p w14:paraId="27D703E0" w14:textId="77777777" w:rsidR="00883770" w:rsidRDefault="00883770" w:rsidP="0026197C">
      <w:pPr>
        <w:rPr>
          <w:b/>
          <w:bCs/>
          <w:color w:val="000000" w:themeColor="text1"/>
          <w:sz w:val="36"/>
          <w:szCs w:val="36"/>
        </w:rPr>
      </w:pPr>
    </w:p>
    <w:p w14:paraId="1C757C5A" w14:textId="77777777" w:rsidR="00883770" w:rsidRDefault="00883770" w:rsidP="0026197C">
      <w:pPr>
        <w:rPr>
          <w:b/>
          <w:bCs/>
          <w:color w:val="000000" w:themeColor="text1"/>
          <w:sz w:val="36"/>
          <w:szCs w:val="36"/>
        </w:rPr>
      </w:pPr>
    </w:p>
    <w:p w14:paraId="7016AEEE" w14:textId="77777777" w:rsidR="00883770" w:rsidRDefault="00883770" w:rsidP="0026197C">
      <w:pPr>
        <w:rPr>
          <w:b/>
          <w:bCs/>
          <w:color w:val="000000" w:themeColor="text1"/>
          <w:sz w:val="36"/>
          <w:szCs w:val="36"/>
        </w:rPr>
      </w:pPr>
    </w:p>
    <w:p w14:paraId="43E51314" w14:textId="77777777" w:rsidR="00883770" w:rsidRDefault="00883770" w:rsidP="0026197C">
      <w:pPr>
        <w:rPr>
          <w:b/>
          <w:bCs/>
          <w:color w:val="000000" w:themeColor="text1"/>
          <w:sz w:val="36"/>
          <w:szCs w:val="36"/>
        </w:rPr>
      </w:pPr>
    </w:p>
    <w:p w14:paraId="6527FAC3" w14:textId="77777777" w:rsidR="00883770" w:rsidRDefault="00883770" w:rsidP="0026197C">
      <w:pPr>
        <w:rPr>
          <w:b/>
          <w:bCs/>
          <w:color w:val="000000" w:themeColor="text1"/>
          <w:sz w:val="36"/>
          <w:szCs w:val="36"/>
        </w:rPr>
      </w:pPr>
    </w:p>
    <w:p w14:paraId="3246A863" w14:textId="77777777" w:rsidR="00883770" w:rsidRDefault="00883770" w:rsidP="0026197C">
      <w:pPr>
        <w:rPr>
          <w:b/>
          <w:bCs/>
          <w:color w:val="000000" w:themeColor="text1"/>
          <w:sz w:val="36"/>
          <w:szCs w:val="36"/>
        </w:rPr>
      </w:pPr>
    </w:p>
    <w:p w14:paraId="3C644BB0" w14:textId="49CC00C7" w:rsidR="004B28BE" w:rsidRPr="004B28BE" w:rsidRDefault="004B28BE" w:rsidP="0026197C">
      <w:pPr>
        <w:rPr>
          <w:b/>
          <w:bCs/>
          <w:color w:val="000000" w:themeColor="text1"/>
          <w:sz w:val="36"/>
          <w:szCs w:val="36"/>
        </w:rPr>
      </w:pPr>
      <w:r w:rsidRPr="004B28BE">
        <w:rPr>
          <w:b/>
          <w:bCs/>
          <w:color w:val="000000" w:themeColor="text1"/>
          <w:sz w:val="36"/>
          <w:szCs w:val="36"/>
        </w:rPr>
        <w:t xml:space="preserve">Please use </w:t>
      </w:r>
      <w:r w:rsidRPr="004B28BE">
        <w:rPr>
          <w:b/>
          <w:bCs/>
          <w:color w:val="FF0000"/>
          <w:sz w:val="36"/>
          <w:szCs w:val="36"/>
        </w:rPr>
        <w:t xml:space="preserve">us-east-1, us-east-2 and us-west-2. </w:t>
      </w:r>
      <w:r w:rsidRPr="004B28BE">
        <w:rPr>
          <w:b/>
          <w:bCs/>
          <w:color w:val="000000" w:themeColor="text1"/>
          <w:sz w:val="36"/>
          <w:szCs w:val="36"/>
        </w:rPr>
        <w:t>Instructions may not work in other regions.</w:t>
      </w:r>
    </w:p>
    <w:p w14:paraId="38D125A6" w14:textId="77777777" w:rsidR="00C43C3A" w:rsidRDefault="00C43C3A" w:rsidP="0026197C"/>
    <w:p w14:paraId="4A9E2526" w14:textId="77777777" w:rsidR="00F83D04" w:rsidRPr="00F83D04" w:rsidRDefault="00F83D04" w:rsidP="00F83D04">
      <w:pPr>
        <w:rPr>
          <w:rFonts w:asciiTheme="majorHAnsi" w:eastAsiaTheme="majorEastAsia" w:hAnsiTheme="majorHAnsi" w:cstheme="majorBidi"/>
          <w:b/>
          <w:color w:val="2F5496" w:themeColor="accent1" w:themeShade="BF"/>
          <w:sz w:val="32"/>
          <w:szCs w:val="32"/>
        </w:rPr>
      </w:pPr>
      <w:r w:rsidRPr="00F83D04">
        <w:rPr>
          <w:rFonts w:asciiTheme="majorHAnsi" w:eastAsiaTheme="majorEastAsia" w:hAnsiTheme="majorHAnsi" w:cstheme="majorBidi"/>
          <w:b/>
          <w:color w:val="2F5496" w:themeColor="accent1" w:themeShade="BF"/>
          <w:sz w:val="32"/>
          <w:szCs w:val="32"/>
        </w:rPr>
        <w:t>Cloud Formation</w:t>
      </w:r>
    </w:p>
    <w:p w14:paraId="30040676" w14:textId="77777777" w:rsidR="00F83D04" w:rsidRDefault="00F83D04" w:rsidP="00F83D04">
      <w:pPr>
        <w:rPr>
          <w:rFonts w:asciiTheme="minorHAnsi" w:hAnsiTheme="minorHAnsi" w:cstheme="minorHAnsi"/>
        </w:rPr>
      </w:pPr>
      <w:r w:rsidRPr="00F83D04">
        <w:rPr>
          <w:rFonts w:asciiTheme="minorHAnsi" w:hAnsiTheme="minorHAnsi" w:cstheme="minorHAnsi"/>
        </w:rPr>
        <w:t xml:space="preserve">To launch this </w:t>
      </w:r>
      <w:r w:rsidR="00E84080">
        <w:rPr>
          <w:rFonts w:asciiTheme="minorHAnsi" w:hAnsiTheme="minorHAnsi" w:cstheme="minorHAnsi"/>
        </w:rPr>
        <w:t>Redshift cluster, Glue resources, Step function we use Cloud formation template</w:t>
      </w:r>
      <w:r>
        <w:rPr>
          <w:rFonts w:asciiTheme="minorHAnsi" w:hAnsiTheme="minorHAnsi" w:cstheme="minorHAnsi"/>
        </w:rPr>
        <w:t>.</w:t>
      </w:r>
    </w:p>
    <w:p w14:paraId="2578A6AC" w14:textId="77777777" w:rsidR="00F83D04" w:rsidRDefault="00F83D04" w:rsidP="00F83D04">
      <w:pPr>
        <w:rPr>
          <w:rFonts w:asciiTheme="minorHAnsi" w:hAnsiTheme="minorHAnsi" w:cstheme="minorHAnsi"/>
        </w:rPr>
      </w:pPr>
    </w:p>
    <w:p w14:paraId="209EEB1B" w14:textId="77777777" w:rsidR="00E64715" w:rsidRDefault="00E64715" w:rsidP="00F83D04">
      <w:pPr>
        <w:rPr>
          <w:rFonts w:asciiTheme="minorHAnsi" w:hAnsiTheme="minorHAnsi" w:cstheme="minorHAnsi"/>
        </w:rPr>
      </w:pPr>
      <w:r>
        <w:rPr>
          <w:rFonts w:asciiTheme="minorHAnsi" w:hAnsiTheme="minorHAnsi" w:cstheme="minorHAnsi"/>
        </w:rPr>
        <w:t>After you click on the Launch Stack button below follow the screenshot instructions to avoid any S3 access errors.</w:t>
      </w:r>
    </w:p>
    <w:p w14:paraId="0BAE1D64" w14:textId="77777777" w:rsidR="00E64715" w:rsidRDefault="00E64715" w:rsidP="00F83D04">
      <w:pPr>
        <w:rPr>
          <w:rFonts w:asciiTheme="minorHAnsi" w:hAnsiTheme="minorHAnsi" w:cstheme="minorHAnsi"/>
        </w:rPr>
      </w:pPr>
    </w:p>
    <w:p w14:paraId="31AA29BF" w14:textId="77777777" w:rsidR="00E64715" w:rsidRPr="00E64715" w:rsidRDefault="00E64715" w:rsidP="00E64715">
      <w:pPr>
        <w:pStyle w:val="ListParagraph"/>
        <w:numPr>
          <w:ilvl w:val="0"/>
          <w:numId w:val="11"/>
        </w:numPr>
        <w:rPr>
          <w:rFonts w:asciiTheme="minorHAnsi" w:hAnsiTheme="minorHAnsi" w:cstheme="minorHAnsi"/>
        </w:rPr>
      </w:pPr>
      <w:r>
        <w:rPr>
          <w:rFonts w:asciiTheme="minorHAnsi" w:hAnsiTheme="minorHAnsi" w:cstheme="minorHAnsi"/>
        </w:rPr>
        <w:t xml:space="preserve">Click the below button to launch </w:t>
      </w:r>
      <w:r w:rsidR="00ED0EA0">
        <w:rPr>
          <w:rFonts w:asciiTheme="minorHAnsi" w:hAnsiTheme="minorHAnsi" w:cstheme="minorHAnsi"/>
        </w:rPr>
        <w:t>necessary AWS resources required for this lab. Please note you need to have an AWS account prior to launch these resource.</w:t>
      </w:r>
    </w:p>
    <w:p w14:paraId="68104280" w14:textId="77777777" w:rsidR="00E64715" w:rsidRDefault="00E64715" w:rsidP="00F83D04">
      <w:pPr>
        <w:rPr>
          <w:rFonts w:asciiTheme="minorHAnsi" w:hAnsiTheme="minorHAnsi" w:cstheme="minorHAnsi"/>
        </w:rPr>
      </w:pPr>
    </w:p>
    <w:p w14:paraId="52D41898" w14:textId="4D4C7D22" w:rsidR="00F83D04" w:rsidRDefault="00F83D04" w:rsidP="00F83D04">
      <w:pPr>
        <w:rPr>
          <w:rFonts w:asciiTheme="minorHAnsi" w:hAnsiTheme="minorHAnsi" w:cstheme="minorHAnsi"/>
        </w:rPr>
      </w:pPr>
      <w:r>
        <w:rPr>
          <w:rFonts w:asciiTheme="minorHAnsi" w:hAnsiTheme="minorHAnsi" w:cstheme="minorHAnsi"/>
          <w:noProof/>
        </w:rPr>
        <w:drawing>
          <wp:inline distT="0" distB="0" distL="0" distR="0" wp14:anchorId="63FCA0CF" wp14:editId="06DCE3CF">
            <wp:extent cx="1828571" cy="342857"/>
            <wp:effectExtent l="0" t="0" r="635" b="635"/>
            <wp:docPr id="3" name="Picture 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1"/>
                    </pic:cNvPr>
                    <pic:cNvPicPr/>
                  </pic:nvPicPr>
                  <pic:blipFill>
                    <a:blip r:embed="rId12">
                      <a:extLst>
                        <a:ext uri="{28A0092B-C50C-407E-A947-70E740481C1C}">
                          <a14:useLocalDpi xmlns:a14="http://schemas.microsoft.com/office/drawing/2010/main" val="0"/>
                        </a:ext>
                      </a:extLst>
                    </a:blip>
                    <a:stretch>
                      <a:fillRect/>
                    </a:stretch>
                  </pic:blipFill>
                  <pic:spPr>
                    <a:xfrm>
                      <a:off x="0" y="0"/>
                      <a:ext cx="1828571" cy="342857"/>
                    </a:xfrm>
                    <a:prstGeom prst="rect">
                      <a:avLst/>
                    </a:prstGeom>
                  </pic:spPr>
                </pic:pic>
              </a:graphicData>
            </a:graphic>
          </wp:inline>
        </w:drawing>
      </w:r>
    </w:p>
    <w:p w14:paraId="2DC04EDE" w14:textId="77777777" w:rsidR="00ED0EA0" w:rsidRDefault="00ED0EA0" w:rsidP="00F83D04">
      <w:pPr>
        <w:rPr>
          <w:rFonts w:asciiTheme="minorHAnsi" w:hAnsiTheme="minorHAnsi" w:cstheme="minorHAnsi"/>
        </w:rPr>
      </w:pPr>
    </w:p>
    <w:p w14:paraId="459E77B6" w14:textId="77777777" w:rsidR="00ED0EA0" w:rsidRPr="00ED0EA0" w:rsidRDefault="00ED0EA0" w:rsidP="00ED0EA0">
      <w:pPr>
        <w:pStyle w:val="ListParagraph"/>
        <w:numPr>
          <w:ilvl w:val="0"/>
          <w:numId w:val="11"/>
        </w:numPr>
        <w:rPr>
          <w:rFonts w:asciiTheme="minorHAnsi" w:hAnsiTheme="minorHAnsi" w:cstheme="minorHAnsi"/>
        </w:rPr>
      </w:pPr>
      <w:r>
        <w:rPr>
          <w:rFonts w:asciiTheme="minorHAnsi" w:hAnsiTheme="minorHAnsi" w:cstheme="minorHAnsi"/>
        </w:rPr>
        <w:t xml:space="preserve">Click </w:t>
      </w:r>
      <w:r w:rsidRPr="00ED0EA0">
        <w:rPr>
          <w:rFonts w:asciiTheme="minorHAnsi" w:hAnsiTheme="minorHAnsi" w:cstheme="minorHAnsi"/>
          <w:b/>
        </w:rPr>
        <w:t>View in Designer</w:t>
      </w:r>
      <w:r>
        <w:rPr>
          <w:rFonts w:asciiTheme="minorHAnsi" w:hAnsiTheme="minorHAnsi" w:cstheme="minorHAnsi"/>
        </w:rPr>
        <w:t xml:space="preserve"> button.</w:t>
      </w:r>
    </w:p>
    <w:p w14:paraId="6B634B85" w14:textId="77777777" w:rsidR="00F83D04" w:rsidRDefault="00F83D04" w:rsidP="00F83D04">
      <w:pPr>
        <w:rPr>
          <w:rFonts w:asciiTheme="minorHAnsi" w:hAnsiTheme="minorHAnsi" w:cstheme="minorHAnsi"/>
        </w:rPr>
      </w:pPr>
    </w:p>
    <w:p w14:paraId="5B551551" w14:textId="756C9911" w:rsidR="00E64715" w:rsidRDefault="004B02F4" w:rsidP="00F83D04">
      <w:pPr>
        <w:rPr>
          <w:rFonts w:asciiTheme="minorHAnsi" w:hAnsiTheme="minorHAnsi" w:cstheme="minorHAnsi"/>
        </w:rPr>
      </w:pPr>
      <w:r>
        <w:rPr>
          <w:noProof/>
        </w:rPr>
        <w:drawing>
          <wp:inline distT="0" distB="0" distL="0" distR="0" wp14:anchorId="62390CFF" wp14:editId="3A6E11BA">
            <wp:extent cx="5943600" cy="313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1185"/>
                    </a:xfrm>
                    <a:prstGeom prst="rect">
                      <a:avLst/>
                    </a:prstGeom>
                  </pic:spPr>
                </pic:pic>
              </a:graphicData>
            </a:graphic>
          </wp:inline>
        </w:drawing>
      </w:r>
    </w:p>
    <w:p w14:paraId="6A1FA2C2" w14:textId="77777777" w:rsidR="00E64715" w:rsidRDefault="00E64715" w:rsidP="00F83D04">
      <w:pPr>
        <w:rPr>
          <w:rFonts w:asciiTheme="minorHAnsi" w:hAnsiTheme="minorHAnsi" w:cstheme="minorHAnsi"/>
        </w:rPr>
      </w:pPr>
    </w:p>
    <w:p w14:paraId="5AB3E09D" w14:textId="77777777" w:rsidR="00ED0EA0" w:rsidRDefault="00F923B7" w:rsidP="00ED0EA0">
      <w:pPr>
        <w:pStyle w:val="ListParagraph"/>
        <w:numPr>
          <w:ilvl w:val="0"/>
          <w:numId w:val="11"/>
        </w:numPr>
        <w:rPr>
          <w:rFonts w:asciiTheme="minorHAnsi" w:hAnsiTheme="minorHAnsi" w:cstheme="minorHAnsi"/>
        </w:rPr>
      </w:pPr>
      <w:r>
        <w:rPr>
          <w:rFonts w:asciiTheme="minorHAnsi" w:hAnsiTheme="minorHAnsi" w:cstheme="minorHAnsi"/>
        </w:rPr>
        <w:t xml:space="preserve">Wait for 5 seconds to allow the architecture diagram populated. Once the diagram becomes visible click on </w:t>
      </w:r>
      <w:r w:rsidRPr="00F923B7">
        <w:rPr>
          <w:rFonts w:asciiTheme="minorHAnsi" w:hAnsiTheme="minorHAnsi" w:cstheme="minorHAnsi"/>
          <w:b/>
        </w:rPr>
        <w:t>Validate template</w:t>
      </w:r>
      <w:r>
        <w:rPr>
          <w:rFonts w:asciiTheme="minorHAnsi" w:hAnsiTheme="minorHAnsi" w:cstheme="minorHAnsi"/>
        </w:rPr>
        <w:t xml:space="preserve"> button. One validated click on </w:t>
      </w:r>
      <w:r w:rsidRPr="00F923B7">
        <w:rPr>
          <w:rFonts w:asciiTheme="minorHAnsi" w:hAnsiTheme="minorHAnsi" w:cstheme="minorHAnsi"/>
          <w:b/>
        </w:rPr>
        <w:t>Create stack</w:t>
      </w:r>
      <w:r>
        <w:rPr>
          <w:rFonts w:asciiTheme="minorHAnsi" w:hAnsiTheme="minorHAnsi" w:cstheme="minorHAnsi"/>
        </w:rPr>
        <w:t xml:space="preserve"> button.</w:t>
      </w:r>
    </w:p>
    <w:p w14:paraId="41BCD5B4" w14:textId="77777777" w:rsidR="00F923B7" w:rsidRDefault="00F923B7" w:rsidP="00F923B7">
      <w:pPr>
        <w:rPr>
          <w:rFonts w:asciiTheme="minorHAnsi" w:hAnsiTheme="minorHAnsi" w:cstheme="minorHAnsi"/>
        </w:rPr>
      </w:pPr>
      <w:r>
        <w:rPr>
          <w:noProof/>
        </w:rPr>
        <w:lastRenderedPageBreak/>
        <w:drawing>
          <wp:inline distT="0" distB="0" distL="0" distR="0" wp14:anchorId="7EEB5A8D" wp14:editId="25FDDE11">
            <wp:extent cx="5943600"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1750"/>
                    </a:xfrm>
                    <a:prstGeom prst="rect">
                      <a:avLst/>
                    </a:prstGeom>
                  </pic:spPr>
                </pic:pic>
              </a:graphicData>
            </a:graphic>
          </wp:inline>
        </w:drawing>
      </w:r>
    </w:p>
    <w:p w14:paraId="045F3F19" w14:textId="77777777" w:rsidR="008F0DEB" w:rsidRDefault="008F0DEB" w:rsidP="00F923B7">
      <w:pPr>
        <w:rPr>
          <w:rFonts w:asciiTheme="minorHAnsi" w:hAnsiTheme="minorHAnsi" w:cstheme="minorHAnsi"/>
        </w:rPr>
      </w:pPr>
    </w:p>
    <w:p w14:paraId="55045A5A" w14:textId="77777777"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 xml:space="preserve">Click Next on </w:t>
      </w:r>
      <w:r w:rsidRPr="008F0DEB">
        <w:rPr>
          <w:rFonts w:asciiTheme="minorHAnsi" w:hAnsiTheme="minorHAnsi" w:cstheme="minorHAnsi"/>
          <w:b/>
        </w:rPr>
        <w:t>Create stack</w:t>
      </w:r>
      <w:r>
        <w:rPr>
          <w:rFonts w:asciiTheme="minorHAnsi" w:hAnsiTheme="minorHAnsi" w:cstheme="minorHAnsi"/>
        </w:rPr>
        <w:t xml:space="preserve"> page. </w:t>
      </w:r>
    </w:p>
    <w:p w14:paraId="230B1859" w14:textId="0E83364D"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Give a name to your stack like “</w:t>
      </w:r>
      <w:r w:rsidR="003C6750">
        <w:rPr>
          <w:rFonts w:asciiTheme="minorHAnsi" w:hAnsiTheme="minorHAnsi" w:cstheme="minorHAnsi"/>
        </w:rPr>
        <w:t>RedshiftLab</w:t>
      </w:r>
      <w:r>
        <w:rPr>
          <w:rFonts w:asciiTheme="minorHAnsi" w:hAnsiTheme="minorHAnsi" w:cstheme="minorHAnsi"/>
        </w:rPr>
        <w:t>” and hit Next.</w:t>
      </w:r>
    </w:p>
    <w:p w14:paraId="7BB1C626" w14:textId="11CDCFAF" w:rsidR="008F0DEB" w:rsidRDefault="008F0DEB" w:rsidP="008F0DEB">
      <w:pPr>
        <w:rPr>
          <w:rFonts w:asciiTheme="minorHAnsi" w:hAnsiTheme="minorHAnsi" w:cstheme="minorHAnsi"/>
        </w:rPr>
      </w:pPr>
    </w:p>
    <w:p w14:paraId="6E0BAC5E" w14:textId="691EBE67" w:rsidR="008F0DEB" w:rsidRPr="00DF0492" w:rsidRDefault="00D82A36" w:rsidP="0051350C">
      <w:pPr>
        <w:ind w:left="360"/>
        <w:rPr>
          <w:rFonts w:asciiTheme="minorHAnsi" w:hAnsiTheme="minorHAnsi" w:cstheme="minorHAnsi"/>
          <w:color w:val="FF0000"/>
        </w:rPr>
      </w:pPr>
      <w:r>
        <w:rPr>
          <w:noProof/>
        </w:rPr>
        <w:drawing>
          <wp:inline distT="0" distB="0" distL="0" distR="0" wp14:anchorId="1655ED45" wp14:editId="06945C5C">
            <wp:extent cx="5943600" cy="2531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31110"/>
                    </a:xfrm>
                    <a:prstGeom prst="rect">
                      <a:avLst/>
                    </a:prstGeom>
                  </pic:spPr>
                </pic:pic>
              </a:graphicData>
            </a:graphic>
          </wp:inline>
        </w:drawing>
      </w:r>
    </w:p>
    <w:p w14:paraId="50E0890F" w14:textId="77777777" w:rsidR="008F0DEB" w:rsidRDefault="008F0DEB" w:rsidP="008F0DEB">
      <w:pPr>
        <w:rPr>
          <w:rFonts w:asciiTheme="minorHAnsi" w:hAnsiTheme="minorHAnsi" w:cstheme="minorHAnsi"/>
        </w:rPr>
      </w:pPr>
    </w:p>
    <w:p w14:paraId="50F6E87A" w14:textId="77777777"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Hit Next one more time after which you are in Rev</w:t>
      </w:r>
      <w:r w:rsidR="00E84080">
        <w:rPr>
          <w:rFonts w:asciiTheme="minorHAnsi" w:hAnsiTheme="minorHAnsi" w:cstheme="minorHAnsi"/>
        </w:rPr>
        <w:t xml:space="preserve">iew page. Scroll down to bottom, select </w:t>
      </w:r>
      <w:r w:rsidR="00E84080" w:rsidRPr="00E84080">
        <w:rPr>
          <w:rFonts w:asciiTheme="minorHAnsi" w:hAnsiTheme="minorHAnsi" w:cstheme="minorHAnsi"/>
          <w:b/>
        </w:rPr>
        <w:t>I acknowledge …</w:t>
      </w:r>
      <w:r w:rsidR="00E84080">
        <w:rPr>
          <w:rFonts w:asciiTheme="minorHAnsi" w:hAnsiTheme="minorHAnsi" w:cstheme="minorHAnsi"/>
        </w:rPr>
        <w:t xml:space="preserve"> and hit </w:t>
      </w:r>
      <w:r w:rsidR="00E84080" w:rsidRPr="00E84080">
        <w:rPr>
          <w:rFonts w:asciiTheme="minorHAnsi" w:hAnsiTheme="minorHAnsi" w:cstheme="minorHAnsi"/>
          <w:b/>
        </w:rPr>
        <w:t>Create stack</w:t>
      </w:r>
      <w:r w:rsidR="00E84080">
        <w:rPr>
          <w:rFonts w:asciiTheme="minorHAnsi" w:hAnsiTheme="minorHAnsi" w:cstheme="minorHAnsi"/>
        </w:rPr>
        <w:t>.</w:t>
      </w:r>
    </w:p>
    <w:p w14:paraId="2B417CF8" w14:textId="77777777" w:rsidR="00E84080" w:rsidRDefault="00E84080" w:rsidP="008F0DEB">
      <w:pPr>
        <w:pStyle w:val="ListParagraph"/>
        <w:numPr>
          <w:ilvl w:val="0"/>
          <w:numId w:val="11"/>
        </w:numPr>
        <w:rPr>
          <w:rFonts w:asciiTheme="minorHAnsi" w:hAnsiTheme="minorHAnsi" w:cstheme="minorHAnsi"/>
        </w:rPr>
      </w:pPr>
      <w:r>
        <w:rPr>
          <w:rFonts w:asciiTheme="minorHAnsi" w:hAnsiTheme="minorHAnsi" w:cstheme="minorHAnsi"/>
        </w:rPr>
        <w:t>For the next 5 minutes monitor progress of your Cloudformation stack.</w:t>
      </w:r>
    </w:p>
    <w:p w14:paraId="0A63F81C" w14:textId="77777777" w:rsidR="00E84080" w:rsidRPr="00E84080" w:rsidRDefault="00E84080" w:rsidP="00E84080">
      <w:pPr>
        <w:ind w:left="360"/>
        <w:rPr>
          <w:rFonts w:asciiTheme="minorHAnsi" w:hAnsiTheme="minorHAnsi" w:cstheme="minorHAnsi"/>
        </w:rPr>
      </w:pPr>
    </w:p>
    <w:p w14:paraId="65E3D066" w14:textId="77777777" w:rsidR="00DF0492" w:rsidRDefault="00DF0492" w:rsidP="00E84080">
      <w:pPr>
        <w:pStyle w:val="ListParagraph"/>
        <w:rPr>
          <w:rFonts w:asciiTheme="minorHAnsi" w:hAnsiTheme="minorHAnsi" w:cstheme="minorHAnsi"/>
        </w:rPr>
      </w:pPr>
    </w:p>
    <w:p w14:paraId="3831FE9F" w14:textId="1029E0D8" w:rsidR="00E84080" w:rsidRDefault="002232B7" w:rsidP="00E84080">
      <w:pPr>
        <w:pStyle w:val="ListParagraph"/>
        <w:rPr>
          <w:rFonts w:asciiTheme="minorHAnsi" w:hAnsiTheme="minorHAnsi" w:cstheme="minorHAnsi"/>
        </w:rPr>
      </w:pPr>
      <w:r>
        <w:rPr>
          <w:noProof/>
        </w:rPr>
        <w:lastRenderedPageBreak/>
        <w:drawing>
          <wp:inline distT="0" distB="0" distL="0" distR="0" wp14:anchorId="6DD491B7" wp14:editId="4052E2BD">
            <wp:extent cx="5943600" cy="2523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3490"/>
                    </a:xfrm>
                    <a:prstGeom prst="rect">
                      <a:avLst/>
                    </a:prstGeom>
                  </pic:spPr>
                </pic:pic>
              </a:graphicData>
            </a:graphic>
          </wp:inline>
        </w:drawing>
      </w:r>
    </w:p>
    <w:p w14:paraId="7101F94B" w14:textId="77777777" w:rsidR="00EB4343" w:rsidRDefault="00EB4343" w:rsidP="00E84080">
      <w:pPr>
        <w:pStyle w:val="ListParagraph"/>
        <w:rPr>
          <w:rFonts w:asciiTheme="minorHAnsi" w:hAnsiTheme="minorHAnsi" w:cstheme="minorHAnsi"/>
        </w:rPr>
      </w:pPr>
    </w:p>
    <w:p w14:paraId="7A461E64" w14:textId="77777777" w:rsidR="0051350C" w:rsidRPr="0051350C" w:rsidRDefault="00EB4343" w:rsidP="00F300A9">
      <w:pPr>
        <w:pStyle w:val="ListParagraph"/>
        <w:numPr>
          <w:ilvl w:val="0"/>
          <w:numId w:val="11"/>
        </w:numPr>
        <w:rPr>
          <w:b/>
        </w:rPr>
      </w:pPr>
      <w:r w:rsidRPr="0051350C">
        <w:rPr>
          <w:rFonts w:asciiTheme="minorHAnsi" w:hAnsiTheme="minorHAnsi" w:cstheme="minorHAnsi"/>
        </w:rPr>
        <w:t xml:space="preserve">After about 5 minutes the Stack creation completes. </w:t>
      </w:r>
    </w:p>
    <w:p w14:paraId="4077894B" w14:textId="44DACF33" w:rsidR="0051350C" w:rsidRDefault="0051350C" w:rsidP="0051350C">
      <w:pPr>
        <w:pStyle w:val="ListParagraph"/>
        <w:rPr>
          <w:b/>
        </w:rPr>
      </w:pPr>
    </w:p>
    <w:p w14:paraId="194B9FE9" w14:textId="3BB6D51F" w:rsidR="0051350C" w:rsidRDefault="0051350C" w:rsidP="0051350C">
      <w:pPr>
        <w:pStyle w:val="ListParagraph"/>
        <w:rPr>
          <w:b/>
        </w:rPr>
      </w:pPr>
    </w:p>
    <w:p w14:paraId="701AE50B" w14:textId="2C274048" w:rsidR="0051350C" w:rsidRDefault="0051350C" w:rsidP="0051350C">
      <w:pPr>
        <w:pStyle w:val="ListParagraph"/>
        <w:rPr>
          <w:b/>
        </w:rPr>
      </w:pPr>
    </w:p>
    <w:p w14:paraId="78D9C4E6" w14:textId="556394FA" w:rsidR="0051350C" w:rsidRDefault="0051350C" w:rsidP="0051350C">
      <w:pPr>
        <w:pStyle w:val="ListParagraph"/>
        <w:rPr>
          <w:b/>
        </w:rPr>
      </w:pPr>
    </w:p>
    <w:p w14:paraId="68572A89" w14:textId="7307C34D" w:rsidR="0051350C" w:rsidRDefault="0051350C" w:rsidP="0051350C">
      <w:pPr>
        <w:pStyle w:val="ListParagraph"/>
        <w:rPr>
          <w:b/>
        </w:rPr>
      </w:pPr>
    </w:p>
    <w:p w14:paraId="0BDC52A4" w14:textId="1E5B2630" w:rsidR="0051350C" w:rsidRDefault="0051350C" w:rsidP="0051350C">
      <w:pPr>
        <w:pStyle w:val="ListParagraph"/>
        <w:rPr>
          <w:b/>
        </w:rPr>
      </w:pPr>
    </w:p>
    <w:p w14:paraId="29D4B34A" w14:textId="5FEEEC08" w:rsidR="0051350C" w:rsidRDefault="0051350C" w:rsidP="0051350C">
      <w:pPr>
        <w:pStyle w:val="ListParagraph"/>
        <w:rPr>
          <w:b/>
        </w:rPr>
      </w:pPr>
    </w:p>
    <w:p w14:paraId="6BE1DA0D" w14:textId="52771B2F" w:rsidR="0051350C" w:rsidRDefault="0051350C" w:rsidP="0051350C">
      <w:pPr>
        <w:pStyle w:val="ListParagraph"/>
        <w:rPr>
          <w:b/>
        </w:rPr>
      </w:pPr>
    </w:p>
    <w:p w14:paraId="3E5ABAA8" w14:textId="39B79E0B" w:rsidR="0051350C" w:rsidRDefault="0051350C" w:rsidP="0051350C">
      <w:pPr>
        <w:pStyle w:val="ListParagraph"/>
        <w:rPr>
          <w:b/>
        </w:rPr>
      </w:pPr>
    </w:p>
    <w:p w14:paraId="5436CBC2" w14:textId="5533C16B" w:rsidR="0051350C" w:rsidRDefault="0051350C" w:rsidP="0051350C">
      <w:pPr>
        <w:pStyle w:val="ListParagraph"/>
        <w:rPr>
          <w:b/>
        </w:rPr>
      </w:pPr>
    </w:p>
    <w:p w14:paraId="3D900DF2" w14:textId="5A73E237" w:rsidR="0051350C" w:rsidRDefault="0051350C" w:rsidP="0051350C">
      <w:pPr>
        <w:pStyle w:val="ListParagraph"/>
        <w:rPr>
          <w:b/>
        </w:rPr>
      </w:pPr>
    </w:p>
    <w:p w14:paraId="2ABA4800" w14:textId="4768F0AE" w:rsidR="0051350C" w:rsidRDefault="0051350C" w:rsidP="0051350C">
      <w:pPr>
        <w:pStyle w:val="ListParagraph"/>
        <w:rPr>
          <w:b/>
        </w:rPr>
      </w:pPr>
    </w:p>
    <w:p w14:paraId="1FE62465" w14:textId="5B0F00B8" w:rsidR="0051350C" w:rsidRDefault="0051350C" w:rsidP="0051350C">
      <w:pPr>
        <w:pStyle w:val="ListParagraph"/>
        <w:rPr>
          <w:b/>
        </w:rPr>
      </w:pPr>
    </w:p>
    <w:p w14:paraId="699B7E5D" w14:textId="0D4BA8BB" w:rsidR="0051350C" w:rsidRDefault="0051350C" w:rsidP="0051350C">
      <w:pPr>
        <w:pStyle w:val="ListParagraph"/>
        <w:rPr>
          <w:b/>
        </w:rPr>
      </w:pPr>
    </w:p>
    <w:p w14:paraId="2A94B379" w14:textId="25B602DF" w:rsidR="0051350C" w:rsidRDefault="0051350C" w:rsidP="0051350C">
      <w:pPr>
        <w:pStyle w:val="ListParagraph"/>
        <w:rPr>
          <w:b/>
        </w:rPr>
      </w:pPr>
    </w:p>
    <w:p w14:paraId="5298FDA7" w14:textId="5247C4F0" w:rsidR="0051350C" w:rsidRDefault="0051350C" w:rsidP="0051350C">
      <w:pPr>
        <w:pStyle w:val="ListParagraph"/>
        <w:rPr>
          <w:b/>
        </w:rPr>
      </w:pPr>
    </w:p>
    <w:p w14:paraId="265AF9CA" w14:textId="0B2D829E" w:rsidR="0051350C" w:rsidRDefault="0051350C" w:rsidP="0051350C">
      <w:pPr>
        <w:pStyle w:val="ListParagraph"/>
        <w:rPr>
          <w:b/>
        </w:rPr>
      </w:pPr>
    </w:p>
    <w:p w14:paraId="6BF89EC5" w14:textId="3BEFCE53" w:rsidR="0051350C" w:rsidRDefault="0051350C" w:rsidP="0051350C">
      <w:pPr>
        <w:pStyle w:val="ListParagraph"/>
        <w:rPr>
          <w:b/>
        </w:rPr>
      </w:pPr>
    </w:p>
    <w:p w14:paraId="79CB0936" w14:textId="7D2D4C42" w:rsidR="0051350C" w:rsidRDefault="0051350C" w:rsidP="0051350C">
      <w:pPr>
        <w:pStyle w:val="ListParagraph"/>
        <w:rPr>
          <w:b/>
        </w:rPr>
      </w:pPr>
    </w:p>
    <w:p w14:paraId="4DD372B1" w14:textId="43E3CDBD" w:rsidR="0051350C" w:rsidRDefault="0051350C" w:rsidP="0051350C">
      <w:pPr>
        <w:pStyle w:val="ListParagraph"/>
        <w:rPr>
          <w:b/>
        </w:rPr>
      </w:pPr>
    </w:p>
    <w:p w14:paraId="1558928C" w14:textId="01FAB1E5" w:rsidR="0051350C" w:rsidRDefault="0051350C" w:rsidP="0051350C">
      <w:pPr>
        <w:pStyle w:val="ListParagraph"/>
        <w:rPr>
          <w:b/>
        </w:rPr>
      </w:pPr>
    </w:p>
    <w:p w14:paraId="0987580A" w14:textId="284933CE" w:rsidR="0051350C" w:rsidRDefault="0051350C" w:rsidP="0051350C">
      <w:pPr>
        <w:pStyle w:val="ListParagraph"/>
        <w:rPr>
          <w:b/>
        </w:rPr>
      </w:pPr>
    </w:p>
    <w:p w14:paraId="1B552AD7" w14:textId="2D592980" w:rsidR="0051350C" w:rsidRDefault="0051350C" w:rsidP="0051350C">
      <w:pPr>
        <w:pStyle w:val="ListParagraph"/>
        <w:rPr>
          <w:b/>
        </w:rPr>
      </w:pPr>
    </w:p>
    <w:p w14:paraId="5099D5D9" w14:textId="38ADCCD2" w:rsidR="0051350C" w:rsidRDefault="0051350C" w:rsidP="0051350C">
      <w:pPr>
        <w:pStyle w:val="ListParagraph"/>
        <w:rPr>
          <w:b/>
        </w:rPr>
      </w:pPr>
    </w:p>
    <w:p w14:paraId="7E97747E" w14:textId="135D0EAC" w:rsidR="0051350C" w:rsidRDefault="0051350C" w:rsidP="0051350C">
      <w:pPr>
        <w:pStyle w:val="ListParagraph"/>
        <w:rPr>
          <w:b/>
        </w:rPr>
      </w:pPr>
    </w:p>
    <w:p w14:paraId="74088A90" w14:textId="06B8AB5B" w:rsidR="0051350C" w:rsidRDefault="0051350C" w:rsidP="0051350C">
      <w:pPr>
        <w:pStyle w:val="ListParagraph"/>
        <w:rPr>
          <w:b/>
        </w:rPr>
      </w:pPr>
    </w:p>
    <w:p w14:paraId="75926B0B" w14:textId="0D216C8D" w:rsidR="0051350C" w:rsidRDefault="0051350C" w:rsidP="0051350C">
      <w:pPr>
        <w:pStyle w:val="ListParagraph"/>
        <w:rPr>
          <w:b/>
        </w:rPr>
      </w:pPr>
    </w:p>
    <w:p w14:paraId="564E11E5" w14:textId="77777777" w:rsidR="0051350C" w:rsidRDefault="0051350C" w:rsidP="0051350C">
      <w:pPr>
        <w:pStyle w:val="ListParagraph"/>
        <w:rPr>
          <w:b/>
        </w:rPr>
      </w:pPr>
    </w:p>
    <w:p w14:paraId="17E22476" w14:textId="77777777" w:rsidR="005D147A" w:rsidRDefault="00342041" w:rsidP="005D147A">
      <w:pPr>
        <w:pStyle w:val="Heading1"/>
        <w:rPr>
          <w:b/>
        </w:rPr>
      </w:pPr>
      <w:r>
        <w:rPr>
          <w:b/>
        </w:rPr>
        <w:lastRenderedPageBreak/>
        <w:t>Setting up</w:t>
      </w:r>
      <w:r w:rsidR="005D147A" w:rsidRPr="005D147A">
        <w:rPr>
          <w:b/>
        </w:rPr>
        <w:t>:</w:t>
      </w:r>
    </w:p>
    <w:p w14:paraId="599D6E53" w14:textId="77777777" w:rsidR="005D147A" w:rsidRDefault="005D147A" w:rsidP="005D147A"/>
    <w:p w14:paraId="079E4D7B" w14:textId="77777777" w:rsidR="005D147A" w:rsidRDefault="006E3A03" w:rsidP="005D147A">
      <w:r>
        <w:t xml:space="preserve">In this lab a Python Shell job is the heart of all the ELT being done in Glue. This Python scripts and other SQL scripts are required to be placed in your lab specific s3 bucket. </w:t>
      </w:r>
    </w:p>
    <w:p w14:paraId="5F0F2DAA" w14:textId="77777777" w:rsidR="000A5828" w:rsidRDefault="000A5828" w:rsidP="005D147A"/>
    <w:p w14:paraId="6457C59F" w14:textId="77777777" w:rsidR="004E1F6E" w:rsidRDefault="000A5828" w:rsidP="005D147A">
      <w:r>
        <w:t>The very first thing you will do after logging in into your team AWS accoun</w:t>
      </w:r>
      <w:r w:rsidR="00786791">
        <w:t>t is to navigate to S3 service.</w:t>
      </w:r>
    </w:p>
    <w:p w14:paraId="16455010" w14:textId="77777777" w:rsidR="00786791" w:rsidRDefault="00786791" w:rsidP="005D147A"/>
    <w:p w14:paraId="7C1D2D7B" w14:textId="77777777" w:rsidR="004E1F6E" w:rsidRPr="00332AC9" w:rsidRDefault="00786791" w:rsidP="004E1F6E">
      <w:pPr>
        <w:rPr>
          <w:b/>
        </w:rPr>
      </w:pPr>
      <w:r w:rsidRPr="00786791">
        <w:t xml:space="preserve">Navigation: </w:t>
      </w:r>
      <w:r w:rsidR="004E1F6E" w:rsidRPr="00332AC9">
        <w:rPr>
          <w:b/>
        </w:rPr>
        <w:t>Services &gt; S3</w:t>
      </w:r>
    </w:p>
    <w:p w14:paraId="0666C651" w14:textId="64C7734E" w:rsidR="000A5828" w:rsidRDefault="000A5828" w:rsidP="005D147A"/>
    <w:p w14:paraId="2FD2C401" w14:textId="2E491E49" w:rsidR="000A5828" w:rsidRDefault="00F84EE9" w:rsidP="005D147A">
      <w:r>
        <w:rPr>
          <w:noProof/>
        </w:rPr>
        <w:drawing>
          <wp:inline distT="0" distB="0" distL="0" distR="0" wp14:anchorId="5E68E6B8" wp14:editId="3201D76F">
            <wp:extent cx="5943600" cy="2132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2965"/>
                    </a:xfrm>
                    <a:prstGeom prst="rect">
                      <a:avLst/>
                    </a:prstGeom>
                  </pic:spPr>
                </pic:pic>
              </a:graphicData>
            </a:graphic>
          </wp:inline>
        </w:drawing>
      </w:r>
    </w:p>
    <w:p w14:paraId="43B62524" w14:textId="77777777" w:rsidR="006E3A03" w:rsidRDefault="006E3A03" w:rsidP="005D147A"/>
    <w:p w14:paraId="3DBBBA8F" w14:textId="77777777" w:rsidR="00786791" w:rsidRDefault="00682A96" w:rsidP="00786791">
      <w:r>
        <w:t>You will see 2 buckets already created for you- one is scriptbucket and another is databucket.</w:t>
      </w:r>
    </w:p>
    <w:p w14:paraId="65F0C9AD" w14:textId="77777777" w:rsidR="00786791" w:rsidRDefault="00786791" w:rsidP="005D147A"/>
    <w:p w14:paraId="6175E7DC" w14:textId="77777777" w:rsidR="000A5828" w:rsidRDefault="00682A96" w:rsidP="005D147A">
      <w:r>
        <w:t>Next you will replace files in each of these buckets</w:t>
      </w:r>
      <w:r w:rsidR="00786791">
        <w:t>. Follow below steps.</w:t>
      </w:r>
    </w:p>
    <w:p w14:paraId="034CBFFD" w14:textId="77777777" w:rsidR="00CE77AD" w:rsidRDefault="00CE77AD" w:rsidP="005D147A"/>
    <w:p w14:paraId="326DF0F4" w14:textId="77777777" w:rsidR="00CE77AD" w:rsidRDefault="00CE77AD" w:rsidP="005D147A">
      <w:r>
        <w:t>Note: If you are not familiar working with s3 console please ask the instructor how to perform create folder, upload files etc.</w:t>
      </w:r>
    </w:p>
    <w:p w14:paraId="3EC18248" w14:textId="77777777" w:rsidR="000A5828" w:rsidRDefault="000A5828" w:rsidP="005D147A"/>
    <w:p w14:paraId="20AFD322" w14:textId="77777777" w:rsidR="00786791" w:rsidRDefault="00682A96" w:rsidP="00786791">
      <w:pPr>
        <w:pStyle w:val="ListParagraph"/>
        <w:numPr>
          <w:ilvl w:val="0"/>
          <w:numId w:val="9"/>
        </w:numPr>
      </w:pPr>
      <w:r>
        <w:t>First d</w:t>
      </w:r>
      <w:r w:rsidR="00786791">
        <w:t xml:space="preserve">ownload </w:t>
      </w:r>
      <w:r w:rsidR="0092676F">
        <w:t xml:space="preserve">necessary </w:t>
      </w:r>
      <w:r w:rsidR="00786791">
        <w:t xml:space="preserve">files from below locations </w:t>
      </w:r>
      <w:r w:rsidR="000A5828">
        <w:t xml:space="preserve">into </w:t>
      </w:r>
      <w:r w:rsidR="00786791">
        <w:t>your local machine</w:t>
      </w:r>
      <w:r w:rsidR="000A5828">
        <w:t xml:space="preserve">. </w:t>
      </w:r>
    </w:p>
    <w:p w14:paraId="14438410" w14:textId="3C3ED9D8" w:rsidR="00786791" w:rsidRDefault="00786791" w:rsidP="00786791">
      <w:pPr>
        <w:pStyle w:val="ListParagraph"/>
        <w:numPr>
          <w:ilvl w:val="1"/>
          <w:numId w:val="9"/>
        </w:numPr>
      </w:pPr>
      <w:r>
        <w:t xml:space="preserve">python </w:t>
      </w:r>
      <w:hyperlink r:id="rId18" w:history="1">
        <w:r w:rsidR="00C66E93" w:rsidRPr="004D1188">
          <w:rPr>
            <w:rStyle w:val="Hyperlink"/>
            <w:rFonts w:eastAsiaTheme="majorEastAsia"/>
          </w:rPr>
          <w:t>https://github.com/praveen05ch/redshift-lab/tree/master/python</w:t>
        </w:r>
      </w:hyperlink>
    </w:p>
    <w:p w14:paraId="7D2E22F0" w14:textId="35D9EB9B" w:rsidR="00786791" w:rsidRDefault="00786791" w:rsidP="00786791">
      <w:pPr>
        <w:pStyle w:val="ListParagraph"/>
        <w:numPr>
          <w:ilvl w:val="1"/>
          <w:numId w:val="9"/>
        </w:numPr>
      </w:pPr>
      <w:r>
        <w:t xml:space="preserve">sql </w:t>
      </w:r>
      <w:hyperlink r:id="rId19" w:history="1">
        <w:r w:rsidR="00C66E93" w:rsidRPr="004D1188">
          <w:rPr>
            <w:rStyle w:val="Hyperlink"/>
            <w:rFonts w:eastAsiaTheme="majorEastAsia"/>
          </w:rPr>
          <w:t>https://github.com/praveen05ch/redshift-lab/tree/master/sql/supplychain</w:t>
        </w:r>
      </w:hyperlink>
      <w:bookmarkStart w:id="2" w:name="_GoBack"/>
      <w:bookmarkEnd w:id="2"/>
    </w:p>
    <w:p w14:paraId="6DFF5C2D" w14:textId="75259055" w:rsidR="00786791" w:rsidRDefault="00786791" w:rsidP="00786791">
      <w:pPr>
        <w:pStyle w:val="ListParagraph"/>
        <w:numPr>
          <w:ilvl w:val="1"/>
          <w:numId w:val="9"/>
        </w:numPr>
      </w:pPr>
      <w:r>
        <w:t xml:space="preserve">data </w:t>
      </w:r>
      <w:hyperlink r:id="rId20" w:history="1">
        <w:r w:rsidR="00C66E93" w:rsidRPr="004D1188">
          <w:rPr>
            <w:rStyle w:val="Hyperlink"/>
            <w:rFonts w:eastAsiaTheme="majorEastAsia"/>
          </w:rPr>
          <w:t>https://github.com/praveen05ch/redshift-lab/tree/master/data</w:t>
        </w:r>
      </w:hyperlink>
    </w:p>
    <w:p w14:paraId="78802873" w14:textId="77777777" w:rsidR="005D147A" w:rsidRDefault="00786791" w:rsidP="00786791">
      <w:pPr>
        <w:pStyle w:val="ListParagraph"/>
        <w:numPr>
          <w:ilvl w:val="0"/>
          <w:numId w:val="9"/>
        </w:numPr>
      </w:pPr>
      <w:r>
        <w:t xml:space="preserve">Upload these downloaded </w:t>
      </w:r>
      <w:r w:rsidR="008C44EC">
        <w:t xml:space="preserve">files </w:t>
      </w:r>
      <w:r>
        <w:t xml:space="preserve">into </w:t>
      </w:r>
      <w:r w:rsidR="007834E0">
        <w:t xml:space="preserve">your lab specific </w:t>
      </w:r>
      <w:r w:rsidR="008C44EC">
        <w:t xml:space="preserve">s3 bucket </w:t>
      </w:r>
      <w:r w:rsidR="007834E0">
        <w:t xml:space="preserve">in proper location </w:t>
      </w:r>
      <w:r w:rsidR="0092676F">
        <w:t xml:space="preserve">as </w:t>
      </w:r>
      <w:r w:rsidR="007834E0">
        <w:t>shown below-</w:t>
      </w:r>
    </w:p>
    <w:p w14:paraId="679CB897" w14:textId="31A281A3" w:rsidR="008C44EC" w:rsidRPr="00786791" w:rsidRDefault="00C66E93" w:rsidP="00786791">
      <w:pPr>
        <w:pStyle w:val="ListParagraph"/>
        <w:numPr>
          <w:ilvl w:val="1"/>
          <w:numId w:val="9"/>
        </w:numPr>
        <w:rPr>
          <w:rFonts w:eastAsiaTheme="majorEastAsia"/>
        </w:rPr>
      </w:pPr>
      <w:hyperlink r:id="rId21" w:history="1">
        <w:r w:rsidR="008C44EC">
          <w:rPr>
            <w:rStyle w:val="Hyperlink"/>
          </w:rPr>
          <w:t>p</w:t>
        </w:r>
        <w:r w:rsidR="008C44EC" w:rsidRPr="008C44EC">
          <w:rPr>
            <w:rStyle w:val="Hyperlink"/>
          </w:rPr>
          <w:t>ython</w:t>
        </w:r>
      </w:hyperlink>
      <w:r w:rsidR="00786791">
        <w:t xml:space="preserve">  </w:t>
      </w:r>
      <w:r w:rsidR="008C44EC">
        <w:sym w:font="Wingdings" w:char="F0E0"/>
      </w:r>
      <w:r w:rsidR="008C44EC">
        <w:t xml:space="preserve"> </w:t>
      </w:r>
      <w:r w:rsidR="002C40AA">
        <w:t>r</w:t>
      </w:r>
      <w:r w:rsidR="002C40AA">
        <w:rPr>
          <w:rFonts w:asciiTheme="minorHAnsi" w:hAnsiTheme="minorHAnsi" w:cstheme="minorHAnsi"/>
        </w:rPr>
        <w:t>edshiftlab</w:t>
      </w:r>
      <w:r w:rsidR="0051350C" w:rsidRPr="0051350C">
        <w:rPr>
          <w:rFonts w:eastAsiaTheme="majorEastAsia"/>
          <w:b/>
        </w:rPr>
        <w:t>-</w:t>
      </w:r>
      <w:r w:rsidR="008C44EC" w:rsidRPr="0051350C">
        <w:rPr>
          <w:rFonts w:eastAsiaTheme="majorEastAsia"/>
          <w:b/>
        </w:rPr>
        <w:t>scriptbucket</w:t>
      </w:r>
      <w:r w:rsidR="008C44EC" w:rsidRPr="0051350C">
        <w:rPr>
          <w:rFonts w:eastAsiaTheme="majorEastAsia"/>
        </w:rPr>
        <w:t>-</w:t>
      </w:r>
      <w:r w:rsidR="0051350C" w:rsidRPr="0051350C">
        <w:rPr>
          <w:rFonts w:eastAsiaTheme="majorEastAsia"/>
        </w:rPr>
        <w:t>{</w:t>
      </w:r>
      <w:r w:rsidR="000A5828" w:rsidRPr="00786791">
        <w:rPr>
          <w:rFonts w:eastAsiaTheme="majorEastAsia"/>
        </w:rPr>
        <w:t>randomstring}</w:t>
      </w:r>
      <w:r w:rsidR="008C44EC" w:rsidRPr="00786791">
        <w:rPr>
          <w:rFonts w:eastAsiaTheme="majorEastAsia"/>
        </w:rPr>
        <w:t>/</w:t>
      </w:r>
      <w:r w:rsidR="008C44EC" w:rsidRPr="00786791">
        <w:rPr>
          <w:rFonts w:eastAsiaTheme="majorEastAsia"/>
          <w:highlight w:val="yellow"/>
        </w:rPr>
        <w:t>python</w:t>
      </w:r>
    </w:p>
    <w:p w14:paraId="02625998" w14:textId="020F2F75" w:rsidR="008C44EC" w:rsidRPr="00786791" w:rsidRDefault="00C66E93" w:rsidP="00786791">
      <w:pPr>
        <w:pStyle w:val="ListParagraph"/>
        <w:numPr>
          <w:ilvl w:val="1"/>
          <w:numId w:val="9"/>
        </w:numPr>
        <w:rPr>
          <w:rFonts w:eastAsiaTheme="majorEastAsia"/>
        </w:rPr>
      </w:pPr>
      <w:hyperlink r:id="rId22" w:history="1">
        <w:r w:rsidR="008C44EC" w:rsidRPr="00786791">
          <w:rPr>
            <w:rStyle w:val="Hyperlink"/>
            <w:rFonts w:eastAsiaTheme="majorEastAsia"/>
          </w:rPr>
          <w:t>sql</w:t>
        </w:r>
      </w:hyperlink>
      <w:r w:rsidR="00786791">
        <w:rPr>
          <w:rFonts w:eastAsiaTheme="majorEastAsia"/>
        </w:rPr>
        <w:t xml:space="preserve"> </w:t>
      </w:r>
      <w:r w:rsidR="00786791">
        <w:rPr>
          <w:rFonts w:eastAsiaTheme="majorEastAsia"/>
        </w:rPr>
        <w:tab/>
      </w:r>
      <w:r w:rsidR="008C44EC" w:rsidRPr="008C44EC">
        <w:rPr>
          <w:rFonts w:eastAsiaTheme="majorEastAsia"/>
        </w:rPr>
        <w:sym w:font="Wingdings" w:char="F0E0"/>
      </w:r>
      <w:r w:rsidR="008C44EC" w:rsidRPr="00786791">
        <w:rPr>
          <w:rFonts w:eastAsiaTheme="majorEastAsia"/>
        </w:rPr>
        <w:t xml:space="preserve"> </w:t>
      </w:r>
      <w:r w:rsidR="002C40AA">
        <w:t>r</w:t>
      </w:r>
      <w:r w:rsidR="002C40AA">
        <w:rPr>
          <w:rFonts w:asciiTheme="minorHAnsi" w:hAnsiTheme="minorHAnsi" w:cstheme="minorHAnsi"/>
        </w:rPr>
        <w:t>edshiftlab</w:t>
      </w:r>
      <w:r w:rsidR="0051350C">
        <w:rPr>
          <w:rFonts w:eastAsiaTheme="majorEastAsia"/>
          <w:b/>
          <w:color w:val="000000" w:themeColor="text1"/>
          <w:highlight w:val="yellow"/>
        </w:rPr>
        <w:t>-</w:t>
      </w:r>
      <w:r w:rsidR="008C44EC" w:rsidRPr="0051350C">
        <w:rPr>
          <w:rFonts w:eastAsiaTheme="majorEastAsia"/>
          <w:b/>
          <w:color w:val="000000" w:themeColor="text1"/>
          <w:highlight w:val="yellow"/>
        </w:rPr>
        <w:t>scriptbucket</w:t>
      </w:r>
      <w:r w:rsidR="008C44EC" w:rsidRPr="0051350C">
        <w:rPr>
          <w:rFonts w:eastAsiaTheme="majorEastAsia"/>
          <w:color w:val="000000" w:themeColor="text1"/>
        </w:rPr>
        <w:t>-</w:t>
      </w:r>
      <w:r w:rsidR="000A5828" w:rsidRPr="0051350C">
        <w:rPr>
          <w:rFonts w:eastAsiaTheme="majorEastAsia"/>
          <w:color w:val="000000" w:themeColor="text1"/>
        </w:rPr>
        <w:t>{</w:t>
      </w:r>
      <w:r w:rsidR="0051350C" w:rsidRPr="0051350C">
        <w:rPr>
          <w:rFonts w:eastAsiaTheme="majorEastAsia"/>
          <w:color w:val="000000" w:themeColor="text1"/>
        </w:rPr>
        <w:t>r</w:t>
      </w:r>
      <w:r w:rsidR="000A5828" w:rsidRPr="0051350C">
        <w:rPr>
          <w:rFonts w:eastAsiaTheme="majorEastAsia"/>
          <w:color w:val="000000" w:themeColor="text1"/>
        </w:rPr>
        <w:t>andomstring</w:t>
      </w:r>
      <w:r w:rsidR="000A5828" w:rsidRPr="00786791">
        <w:rPr>
          <w:rFonts w:eastAsiaTheme="majorEastAsia"/>
        </w:rPr>
        <w:t>}</w:t>
      </w:r>
      <w:r w:rsidR="008C44EC" w:rsidRPr="00786791">
        <w:rPr>
          <w:rFonts w:eastAsiaTheme="majorEastAsia"/>
        </w:rPr>
        <w:t>/</w:t>
      </w:r>
      <w:r w:rsidR="008C44EC" w:rsidRPr="00786791">
        <w:rPr>
          <w:rFonts w:eastAsiaTheme="majorEastAsia"/>
          <w:highlight w:val="yellow"/>
        </w:rPr>
        <w:t>sql</w:t>
      </w:r>
    </w:p>
    <w:p w14:paraId="1213BC71" w14:textId="79E284D7" w:rsidR="003A429B" w:rsidRPr="00786791" w:rsidRDefault="00C66E93" w:rsidP="00786791">
      <w:pPr>
        <w:pStyle w:val="ListParagraph"/>
        <w:numPr>
          <w:ilvl w:val="1"/>
          <w:numId w:val="9"/>
        </w:numPr>
        <w:rPr>
          <w:rFonts w:eastAsiaTheme="majorEastAsia"/>
        </w:rPr>
      </w:pPr>
      <w:hyperlink r:id="rId23" w:history="1">
        <w:r w:rsidR="003A429B" w:rsidRPr="003A429B">
          <w:rPr>
            <w:rStyle w:val="Hyperlink"/>
          </w:rPr>
          <w:t>data</w:t>
        </w:r>
      </w:hyperlink>
      <w:r w:rsidR="00786791">
        <w:tab/>
      </w:r>
      <w:r w:rsidR="003A429B">
        <w:sym w:font="Wingdings" w:char="F0E0"/>
      </w:r>
      <w:r w:rsidR="003A429B">
        <w:t xml:space="preserve"> </w:t>
      </w:r>
      <w:r w:rsidR="002C40AA">
        <w:t>r</w:t>
      </w:r>
      <w:r w:rsidR="002C40AA">
        <w:rPr>
          <w:rFonts w:asciiTheme="minorHAnsi" w:hAnsiTheme="minorHAnsi" w:cstheme="minorHAnsi"/>
        </w:rPr>
        <w:t>edshiftlab</w:t>
      </w:r>
      <w:r w:rsidR="0051350C" w:rsidRPr="0051350C">
        <w:t>-databucket</w:t>
      </w:r>
      <w:r w:rsidR="0051350C">
        <w:rPr>
          <w:rFonts w:eastAsiaTheme="majorEastAsia"/>
        </w:rPr>
        <w:t>-{</w:t>
      </w:r>
      <w:r w:rsidR="000A5828" w:rsidRPr="00786791">
        <w:rPr>
          <w:rFonts w:eastAsiaTheme="majorEastAsia"/>
        </w:rPr>
        <w:t>anotherrandomstring}</w:t>
      </w:r>
      <w:r w:rsidR="003A429B" w:rsidRPr="00786791">
        <w:rPr>
          <w:rFonts w:eastAsiaTheme="majorEastAsia"/>
        </w:rPr>
        <w:t>/</w:t>
      </w:r>
      <w:r w:rsidR="009C5D0E" w:rsidRPr="00682A96">
        <w:rPr>
          <w:rFonts w:eastAsiaTheme="majorEastAsia"/>
          <w:highlight w:val="cyan"/>
        </w:rPr>
        <w:t>csv</w:t>
      </w:r>
    </w:p>
    <w:p w14:paraId="1A30F294" w14:textId="77777777" w:rsidR="005D147A" w:rsidRPr="0026197C" w:rsidRDefault="003A429B" w:rsidP="0026197C">
      <w:r>
        <w:tab/>
      </w:r>
    </w:p>
    <w:p w14:paraId="62D6D2BB" w14:textId="77777777" w:rsidR="0074251B" w:rsidRDefault="0074251B" w:rsidP="0074251B">
      <w:pPr>
        <w:pStyle w:val="Heading1"/>
        <w:rPr>
          <w:b/>
        </w:rPr>
      </w:pPr>
      <w:r>
        <w:rPr>
          <w:b/>
        </w:rPr>
        <w:t>Navigate to your Amazon Redshift cluster</w:t>
      </w:r>
      <w:r w:rsidRPr="00A855A4">
        <w:rPr>
          <w:b/>
        </w:rPr>
        <w:t>:</w:t>
      </w:r>
    </w:p>
    <w:p w14:paraId="665F4E43" w14:textId="77777777" w:rsidR="0074251B" w:rsidRDefault="0074251B" w:rsidP="0074251B"/>
    <w:p w14:paraId="714A439E" w14:textId="77777777" w:rsidR="0074251B" w:rsidRDefault="0090695D" w:rsidP="0074251B">
      <w:r w:rsidRPr="0090695D">
        <w:t xml:space="preserve">Navigation: </w:t>
      </w:r>
      <w:r w:rsidR="0074251B" w:rsidRPr="00332AC9">
        <w:rPr>
          <w:b/>
        </w:rPr>
        <w:t>Services &gt; Amazon Redshift &gt; Clusters</w:t>
      </w:r>
      <w:r w:rsidR="0074251B">
        <w:t>.</w:t>
      </w:r>
    </w:p>
    <w:p w14:paraId="4910F816" w14:textId="77777777" w:rsidR="0074251B" w:rsidRDefault="0074251B" w:rsidP="0074251B"/>
    <w:p w14:paraId="2B0A4F37" w14:textId="77777777" w:rsidR="0074251B" w:rsidRDefault="0074251B" w:rsidP="0074251B">
      <w:r>
        <w:lastRenderedPageBreak/>
        <w:t xml:space="preserve">For this lab a 2 node dc2.large Redshift cluster has already been crated for you. </w:t>
      </w:r>
    </w:p>
    <w:p w14:paraId="458DC80C" w14:textId="77777777" w:rsidR="0074251B" w:rsidRDefault="0074251B" w:rsidP="0074251B"/>
    <w:p w14:paraId="6B4050BE" w14:textId="77777777" w:rsidR="0074251B" w:rsidRDefault="0074251B" w:rsidP="0074251B">
      <w:r>
        <w:t xml:space="preserve">Review and familiarize yourself with the new Redshift console. Specifically check out the </w:t>
      </w:r>
      <w:r w:rsidRPr="00332AC9">
        <w:rPr>
          <w:b/>
        </w:rPr>
        <w:t>Dashboard</w:t>
      </w:r>
      <w:r>
        <w:t xml:space="preserve">, </w:t>
      </w:r>
      <w:r w:rsidRPr="00332AC9">
        <w:rPr>
          <w:b/>
        </w:rPr>
        <w:t>Editor</w:t>
      </w:r>
      <w:r>
        <w:t xml:space="preserve"> and </w:t>
      </w:r>
      <w:r w:rsidRPr="00332AC9">
        <w:rPr>
          <w:b/>
        </w:rPr>
        <w:t>Config</w:t>
      </w:r>
      <w:r>
        <w:t xml:space="preserve"> icons from the left pane.</w:t>
      </w:r>
    </w:p>
    <w:p w14:paraId="1D6687CE" w14:textId="77777777" w:rsidR="0074251B" w:rsidRDefault="0074251B" w:rsidP="0074251B"/>
    <w:p w14:paraId="0174AA34" w14:textId="77777777" w:rsidR="0074251B" w:rsidRDefault="0074251B" w:rsidP="0074251B">
      <w:r>
        <w:t>Under Dashboard click on the single cluster</w:t>
      </w:r>
    </w:p>
    <w:p w14:paraId="73B2417D" w14:textId="12CE69B6" w:rsidR="0074251B" w:rsidRDefault="0074251B" w:rsidP="0074251B"/>
    <w:p w14:paraId="188745E2" w14:textId="6D17C370" w:rsidR="0074251B" w:rsidRDefault="001223D3" w:rsidP="0074251B">
      <w:r>
        <w:rPr>
          <w:noProof/>
        </w:rPr>
        <w:drawing>
          <wp:inline distT="0" distB="0" distL="0" distR="0" wp14:anchorId="4EB697D6" wp14:editId="458CFD3B">
            <wp:extent cx="5943600" cy="34810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81070"/>
                    </a:xfrm>
                    <a:prstGeom prst="rect">
                      <a:avLst/>
                    </a:prstGeom>
                  </pic:spPr>
                </pic:pic>
              </a:graphicData>
            </a:graphic>
          </wp:inline>
        </w:drawing>
      </w:r>
    </w:p>
    <w:p w14:paraId="1890BCA8" w14:textId="77777777" w:rsidR="0074251B" w:rsidRDefault="0074251B" w:rsidP="0074251B"/>
    <w:p w14:paraId="03A22C70" w14:textId="77777777" w:rsidR="0074251B" w:rsidRDefault="0074251B" w:rsidP="0074251B">
      <w:r>
        <w:t xml:space="preserve">Click on the cluster and then </w:t>
      </w:r>
      <w:r w:rsidRPr="0026197C">
        <w:rPr>
          <w:b/>
        </w:rPr>
        <w:t>Properties</w:t>
      </w:r>
      <w:r>
        <w:t xml:space="preserve"> tab.</w:t>
      </w:r>
    </w:p>
    <w:p w14:paraId="7F8F6906" w14:textId="77777777" w:rsidR="0074251B" w:rsidRDefault="0074251B" w:rsidP="0074251B"/>
    <w:p w14:paraId="3BBD0F0E" w14:textId="77777777" w:rsidR="0074251B" w:rsidRDefault="0074251B" w:rsidP="0074251B">
      <w:r>
        <w:t xml:space="preserve">Under </w:t>
      </w:r>
      <w:r w:rsidRPr="00332AC9">
        <w:rPr>
          <w:b/>
        </w:rPr>
        <w:t>Database configurations</w:t>
      </w:r>
      <w:r>
        <w:t xml:space="preserve"> click on the parameter group and review the WLM configuration.</w:t>
      </w:r>
    </w:p>
    <w:p w14:paraId="5EF759EF" w14:textId="680ED16E" w:rsidR="0074251B" w:rsidRDefault="0074251B" w:rsidP="0074251B"/>
    <w:p w14:paraId="52421B76" w14:textId="6151AF1E" w:rsidR="0074251B" w:rsidRDefault="00FF5EDB" w:rsidP="0074251B">
      <w:r>
        <w:rPr>
          <w:noProof/>
        </w:rPr>
        <w:drawing>
          <wp:inline distT="0" distB="0" distL="0" distR="0" wp14:anchorId="0429CC01" wp14:editId="518F7233">
            <wp:extent cx="5943600" cy="2047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47240"/>
                    </a:xfrm>
                    <a:prstGeom prst="rect">
                      <a:avLst/>
                    </a:prstGeom>
                  </pic:spPr>
                </pic:pic>
              </a:graphicData>
            </a:graphic>
          </wp:inline>
        </w:drawing>
      </w:r>
    </w:p>
    <w:p w14:paraId="4D245E73" w14:textId="77777777" w:rsidR="0074251B" w:rsidRDefault="0074251B" w:rsidP="0074251B"/>
    <w:p w14:paraId="306CFD39" w14:textId="77777777" w:rsidR="003B0B61" w:rsidRDefault="003B0B61" w:rsidP="0074251B">
      <w:pPr>
        <w:rPr>
          <w:b/>
        </w:rPr>
      </w:pPr>
    </w:p>
    <w:p w14:paraId="074840CA" w14:textId="37D6399D" w:rsidR="0074251B" w:rsidRPr="00D1078F" w:rsidRDefault="0074251B" w:rsidP="0074251B">
      <w:pPr>
        <w:rPr>
          <w:b/>
        </w:rPr>
      </w:pPr>
      <w:r w:rsidRPr="00D1078F">
        <w:rPr>
          <w:b/>
        </w:rPr>
        <w:lastRenderedPageBreak/>
        <w:t>Summary of the WLM:</w:t>
      </w:r>
    </w:p>
    <w:p w14:paraId="79EA4525" w14:textId="77777777" w:rsidR="0074251B" w:rsidRDefault="0074251B" w:rsidP="0074251B">
      <w:pPr>
        <w:pStyle w:val="ListParagraph"/>
        <w:numPr>
          <w:ilvl w:val="0"/>
          <w:numId w:val="10"/>
        </w:numPr>
      </w:pPr>
      <w:r>
        <w:t>Manual WLM with a total of 2 queues</w:t>
      </w:r>
    </w:p>
    <w:p w14:paraId="2B6B8C63" w14:textId="77777777" w:rsidR="0074251B" w:rsidRDefault="0074251B" w:rsidP="0074251B">
      <w:pPr>
        <w:pStyle w:val="ListParagraph"/>
        <w:numPr>
          <w:ilvl w:val="0"/>
          <w:numId w:val="10"/>
        </w:numPr>
      </w:pPr>
      <w:r>
        <w:t>Queue 1 has concurrency of 5 and query group = “ingest”</w:t>
      </w:r>
    </w:p>
    <w:p w14:paraId="57F573D3" w14:textId="77777777" w:rsidR="0074251B" w:rsidRDefault="0074251B" w:rsidP="0074251B">
      <w:pPr>
        <w:pStyle w:val="ListParagraph"/>
        <w:numPr>
          <w:ilvl w:val="0"/>
          <w:numId w:val="10"/>
        </w:numPr>
      </w:pPr>
      <w:r>
        <w:t>The 2</w:t>
      </w:r>
      <w:r w:rsidRPr="00332AC9">
        <w:rPr>
          <w:vertAlign w:val="superscript"/>
        </w:rPr>
        <w:t>nd</w:t>
      </w:r>
      <w:r>
        <w:t xml:space="preserve"> queue is the Default queue with a concurrency of 10.</w:t>
      </w:r>
    </w:p>
    <w:p w14:paraId="7E6958E3" w14:textId="77777777" w:rsidR="0074251B" w:rsidRDefault="0074251B" w:rsidP="0074251B"/>
    <w:p w14:paraId="2A840A9B" w14:textId="77777777" w:rsidR="00D13110" w:rsidRDefault="00D13110" w:rsidP="0074251B"/>
    <w:p w14:paraId="2697A5D1" w14:textId="77777777" w:rsidR="00D13110" w:rsidRDefault="00D13110" w:rsidP="00D13110">
      <w:pPr>
        <w:pStyle w:val="Heading2"/>
      </w:pPr>
      <w:r>
        <w:t>Retrieve Redshift password</w:t>
      </w:r>
    </w:p>
    <w:p w14:paraId="22C0FDAC" w14:textId="77777777" w:rsidR="0074251B" w:rsidRDefault="0074251B" w:rsidP="0074251B"/>
    <w:p w14:paraId="60D0728B" w14:textId="77777777" w:rsidR="00D13110" w:rsidRDefault="0074251B" w:rsidP="0074251B">
      <w:r>
        <w:t xml:space="preserve">The login info for the </w:t>
      </w:r>
      <w:r w:rsidR="00D13110">
        <w:t xml:space="preserve">Redshift </w:t>
      </w:r>
      <w:r>
        <w:t xml:space="preserve">cluster is to be </w:t>
      </w:r>
      <w:r w:rsidR="00D13110">
        <w:t xml:space="preserve">stored in AWS service </w:t>
      </w:r>
      <w:r w:rsidRPr="00D13110">
        <w:rPr>
          <w:b/>
        </w:rPr>
        <w:t>Secrets Manager</w:t>
      </w:r>
      <w:r w:rsidR="00D13110">
        <w:t xml:space="preserve">. </w:t>
      </w:r>
    </w:p>
    <w:p w14:paraId="37C72E24" w14:textId="77777777" w:rsidR="00D13110" w:rsidRDefault="00D13110" w:rsidP="0074251B"/>
    <w:p w14:paraId="6F41E747" w14:textId="77777777" w:rsidR="0074251B" w:rsidRDefault="00D13110" w:rsidP="0074251B">
      <w:r>
        <w:t xml:space="preserve">Navigation: </w:t>
      </w:r>
      <w:r w:rsidR="0074251B" w:rsidRPr="003648EC">
        <w:rPr>
          <w:b/>
        </w:rPr>
        <w:t>Services &gt; Secrets Manager</w:t>
      </w:r>
      <w:r w:rsidR="0074251B">
        <w:t xml:space="preserve">. </w:t>
      </w:r>
    </w:p>
    <w:p w14:paraId="4E528494" w14:textId="1D2FE26F" w:rsidR="00D13110" w:rsidRDefault="00D13110" w:rsidP="0074251B"/>
    <w:p w14:paraId="4EB51049" w14:textId="5F192E78" w:rsidR="0074251B" w:rsidRDefault="003D37F4" w:rsidP="0074251B">
      <w:r>
        <w:rPr>
          <w:noProof/>
        </w:rPr>
        <w:drawing>
          <wp:inline distT="0" distB="0" distL="0" distR="0" wp14:anchorId="4872A338" wp14:editId="3047CED9">
            <wp:extent cx="5943600" cy="1034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34415"/>
                    </a:xfrm>
                    <a:prstGeom prst="rect">
                      <a:avLst/>
                    </a:prstGeom>
                  </pic:spPr>
                </pic:pic>
              </a:graphicData>
            </a:graphic>
          </wp:inline>
        </w:drawing>
      </w:r>
    </w:p>
    <w:p w14:paraId="133E974A" w14:textId="77777777" w:rsidR="0074251B" w:rsidRDefault="0074251B" w:rsidP="0074251B"/>
    <w:p w14:paraId="633EB265" w14:textId="4A6BDC37" w:rsidR="00D13110" w:rsidRDefault="001F7CD9" w:rsidP="00D13110">
      <w:pPr>
        <w:rPr>
          <w:b/>
        </w:rPr>
      </w:pPr>
      <w:r>
        <w:t>C</w:t>
      </w:r>
      <w:r w:rsidR="00D13110">
        <w:t xml:space="preserve">lick </w:t>
      </w:r>
      <w:r w:rsidR="00206EBA">
        <w:rPr>
          <w:b/>
        </w:rPr>
        <w:t>supplychain</w:t>
      </w:r>
      <w:r w:rsidR="00D13110" w:rsidRPr="000A2FA6">
        <w:rPr>
          <w:b/>
        </w:rPr>
        <w:t>secret</w:t>
      </w:r>
    </w:p>
    <w:p w14:paraId="77A911F6" w14:textId="77777777" w:rsidR="001F7CD9" w:rsidRDefault="001F7CD9" w:rsidP="00D13110"/>
    <w:p w14:paraId="717015A1" w14:textId="73FAA36B" w:rsidR="001F7CD9" w:rsidRDefault="001F7CD9" w:rsidP="00D13110">
      <w:r w:rsidRPr="001F7CD9">
        <w:t>Click on</w:t>
      </w:r>
      <w:r>
        <w:rPr>
          <w:b/>
          <w:bCs/>
        </w:rPr>
        <w:t xml:space="preserve"> </w:t>
      </w:r>
      <w:r w:rsidRPr="001F7CD9">
        <w:rPr>
          <w:b/>
          <w:bCs/>
        </w:rPr>
        <w:t>Retrieve the secret value</w:t>
      </w:r>
    </w:p>
    <w:p w14:paraId="774EB597" w14:textId="54D8E172" w:rsidR="00D13110" w:rsidRDefault="00D13110" w:rsidP="0074251B"/>
    <w:p w14:paraId="21994716" w14:textId="21CAB268" w:rsidR="0074251B" w:rsidRDefault="007E07F4" w:rsidP="0074251B">
      <w:r>
        <w:rPr>
          <w:noProof/>
        </w:rPr>
        <w:drawing>
          <wp:inline distT="0" distB="0" distL="0" distR="0" wp14:anchorId="2B41573C" wp14:editId="2126B796">
            <wp:extent cx="5943600" cy="4035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35425"/>
                    </a:xfrm>
                    <a:prstGeom prst="rect">
                      <a:avLst/>
                    </a:prstGeom>
                  </pic:spPr>
                </pic:pic>
              </a:graphicData>
            </a:graphic>
          </wp:inline>
        </w:drawing>
      </w:r>
    </w:p>
    <w:p w14:paraId="1048D9C2" w14:textId="77777777" w:rsidR="0074251B" w:rsidRDefault="0074251B" w:rsidP="0074251B"/>
    <w:p w14:paraId="55D694E2" w14:textId="77777777" w:rsidR="00D13110" w:rsidRDefault="00D13110" w:rsidP="00D13110">
      <w:pPr>
        <w:pStyle w:val="Heading2"/>
      </w:pPr>
      <w:r>
        <w:t>Connect to the Redshift cluster</w:t>
      </w:r>
    </w:p>
    <w:p w14:paraId="241A7ECA" w14:textId="77777777" w:rsidR="0074251B" w:rsidRDefault="0074251B" w:rsidP="0074251B"/>
    <w:p w14:paraId="277ED94F" w14:textId="77777777" w:rsidR="00D13110" w:rsidRPr="00D13110" w:rsidRDefault="00D13110" w:rsidP="0074251B">
      <w:pPr>
        <w:rPr>
          <w:b/>
        </w:rPr>
      </w:pPr>
      <w:r>
        <w:t xml:space="preserve">Navigate to </w:t>
      </w:r>
      <w:r w:rsidRPr="00D13110">
        <w:rPr>
          <w:b/>
        </w:rPr>
        <w:t xml:space="preserve">Services &gt; Redshift </w:t>
      </w:r>
    </w:p>
    <w:p w14:paraId="486381F1" w14:textId="77777777" w:rsidR="00D13110" w:rsidRDefault="00D13110" w:rsidP="0074251B">
      <w:r>
        <w:t xml:space="preserve">Click on </w:t>
      </w:r>
      <w:r w:rsidRPr="00D13110">
        <w:rPr>
          <w:b/>
        </w:rPr>
        <w:t>Editor</w:t>
      </w:r>
      <w:r>
        <w:t xml:space="preserve"> from the left pane. In the </w:t>
      </w:r>
      <w:r w:rsidRPr="00B267A1">
        <w:rPr>
          <w:b/>
        </w:rPr>
        <w:t>Connect to database</w:t>
      </w:r>
      <w:r>
        <w:t xml:space="preserve"> prompt enter the details for your cluster and connect to database.</w:t>
      </w:r>
    </w:p>
    <w:p w14:paraId="2C7CD704" w14:textId="77777777" w:rsidR="00D13110" w:rsidRDefault="00D13110" w:rsidP="0074251B"/>
    <w:p w14:paraId="4C516D79" w14:textId="77777777" w:rsidR="0074251B" w:rsidRDefault="0074251B" w:rsidP="0074251B"/>
    <w:p w14:paraId="6AE19D8F" w14:textId="1596DA09" w:rsidR="0074251B" w:rsidRPr="00D13110" w:rsidRDefault="0074251B" w:rsidP="0074251B">
      <w:pPr>
        <w:pStyle w:val="ListParagraph"/>
        <w:numPr>
          <w:ilvl w:val="0"/>
          <w:numId w:val="10"/>
        </w:numPr>
        <w:rPr>
          <w:highlight w:val="yellow"/>
        </w:rPr>
      </w:pPr>
      <w:r w:rsidRPr="00D13110">
        <w:rPr>
          <w:highlight w:val="yellow"/>
        </w:rPr>
        <w:t xml:space="preserve">Database name: </w:t>
      </w:r>
      <w:r w:rsidR="00460704">
        <w:rPr>
          <w:highlight w:val="yellow"/>
        </w:rPr>
        <w:t>supplychain</w:t>
      </w:r>
    </w:p>
    <w:p w14:paraId="6C6678A6" w14:textId="77777777" w:rsidR="0074251B" w:rsidRDefault="0074251B" w:rsidP="0074251B">
      <w:pPr>
        <w:pStyle w:val="ListParagraph"/>
        <w:numPr>
          <w:ilvl w:val="0"/>
          <w:numId w:val="10"/>
        </w:numPr>
        <w:rPr>
          <w:highlight w:val="yellow"/>
        </w:rPr>
      </w:pPr>
      <w:r w:rsidRPr="00D13110">
        <w:rPr>
          <w:highlight w:val="yellow"/>
        </w:rPr>
        <w:t>Database user: master</w:t>
      </w:r>
    </w:p>
    <w:p w14:paraId="322F6254" w14:textId="77777777" w:rsidR="00D13110" w:rsidRPr="00D13110" w:rsidRDefault="00D13110" w:rsidP="00D13110">
      <w:pPr>
        <w:pStyle w:val="ListParagraph"/>
        <w:numPr>
          <w:ilvl w:val="0"/>
          <w:numId w:val="10"/>
        </w:numPr>
        <w:rPr>
          <w:highlight w:val="yellow"/>
        </w:rPr>
      </w:pPr>
      <w:r>
        <w:rPr>
          <w:highlight w:val="yellow"/>
        </w:rPr>
        <w:t xml:space="preserve">Database password: (You should have retrieved from the Secrets Manager described under section </w:t>
      </w:r>
      <w:r w:rsidRPr="00D13110">
        <w:rPr>
          <w:highlight w:val="yellow"/>
        </w:rPr>
        <w:t>Retrieve Redshift password</w:t>
      </w:r>
      <w:r>
        <w:rPr>
          <w:highlight w:val="yellow"/>
        </w:rPr>
        <w:t>)</w:t>
      </w:r>
    </w:p>
    <w:p w14:paraId="5EDC0B41" w14:textId="2F890A9F" w:rsidR="0074251B" w:rsidRDefault="0074251B" w:rsidP="0074251B"/>
    <w:p w14:paraId="3AA8952E" w14:textId="5F2E2634" w:rsidR="0074251B" w:rsidRDefault="000A5ABE" w:rsidP="0074251B">
      <w:r>
        <w:rPr>
          <w:noProof/>
        </w:rPr>
        <w:drawing>
          <wp:inline distT="0" distB="0" distL="0" distR="0" wp14:anchorId="19188093" wp14:editId="130B7B2E">
            <wp:extent cx="5943600" cy="3822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22700"/>
                    </a:xfrm>
                    <a:prstGeom prst="rect">
                      <a:avLst/>
                    </a:prstGeom>
                  </pic:spPr>
                </pic:pic>
              </a:graphicData>
            </a:graphic>
          </wp:inline>
        </w:drawing>
      </w:r>
    </w:p>
    <w:p w14:paraId="706FD402" w14:textId="77777777" w:rsidR="0074251B" w:rsidRDefault="0074251B" w:rsidP="0074251B"/>
    <w:p w14:paraId="0D2549D0" w14:textId="77777777" w:rsidR="0074251B" w:rsidRDefault="0074251B" w:rsidP="0074251B"/>
    <w:p w14:paraId="6A8D786B" w14:textId="77777777" w:rsidR="0074251B" w:rsidRDefault="0074251B" w:rsidP="0074251B"/>
    <w:p w14:paraId="50518221" w14:textId="77777777" w:rsidR="0074251B" w:rsidRDefault="0074251B" w:rsidP="0074251B">
      <w:r>
        <w:t xml:space="preserve">Under </w:t>
      </w:r>
      <w:r w:rsidRPr="00B267A1">
        <w:rPr>
          <w:b/>
        </w:rPr>
        <w:t>Select schema</w:t>
      </w:r>
      <w:r>
        <w:t xml:space="preserve"> click on drop down. There will be only 4 schema at this point.</w:t>
      </w:r>
    </w:p>
    <w:p w14:paraId="61F9FCFC" w14:textId="77777777" w:rsidR="0074251B" w:rsidRDefault="0074251B" w:rsidP="0074251B"/>
    <w:p w14:paraId="4E6B36F3" w14:textId="77777777" w:rsidR="0074251B" w:rsidRDefault="0074251B" w:rsidP="0074251B">
      <w:r>
        <w:rPr>
          <w:noProof/>
        </w:rPr>
        <w:lastRenderedPageBreak/>
        <w:drawing>
          <wp:inline distT="0" distB="0" distL="0" distR="0" wp14:anchorId="698F8F33" wp14:editId="43758632">
            <wp:extent cx="1644735" cy="161298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4735" cy="1612983"/>
                    </a:xfrm>
                    <a:prstGeom prst="rect">
                      <a:avLst/>
                    </a:prstGeom>
                  </pic:spPr>
                </pic:pic>
              </a:graphicData>
            </a:graphic>
          </wp:inline>
        </w:drawing>
      </w:r>
    </w:p>
    <w:p w14:paraId="0227D53C" w14:textId="77777777" w:rsidR="0074251B" w:rsidRPr="0026197C" w:rsidRDefault="0074251B" w:rsidP="0074251B"/>
    <w:p w14:paraId="4D2C00D0" w14:textId="77777777" w:rsidR="0074251B" w:rsidRDefault="0074251B" w:rsidP="0074251B">
      <w:pPr>
        <w:pStyle w:val="Heading1"/>
        <w:rPr>
          <w:b/>
        </w:rPr>
      </w:pPr>
      <w:r>
        <w:rPr>
          <w:b/>
        </w:rPr>
        <w:t>Create ELT pipeline</w:t>
      </w:r>
      <w:r w:rsidRPr="00A855A4">
        <w:rPr>
          <w:b/>
        </w:rPr>
        <w:t>:</w:t>
      </w:r>
    </w:p>
    <w:p w14:paraId="2C28173D" w14:textId="77777777" w:rsidR="0074251B" w:rsidRDefault="0074251B" w:rsidP="0074251B"/>
    <w:p w14:paraId="19104A51" w14:textId="77777777" w:rsidR="0074251B" w:rsidRDefault="0074251B" w:rsidP="0074251B">
      <w:r>
        <w:t>We will create Glue job as the building block for ELT pipeline. The pipeline will be created using State machine to orchestrate between jobs in an ELT flow.</w:t>
      </w:r>
    </w:p>
    <w:p w14:paraId="20FFC006" w14:textId="77777777" w:rsidR="0074251B" w:rsidRDefault="0074251B" w:rsidP="0074251B"/>
    <w:p w14:paraId="0E765B4F" w14:textId="77777777" w:rsidR="0074251B" w:rsidRDefault="0074251B" w:rsidP="0074251B">
      <w:r>
        <w:t>Note: NO code writing is required. The necessary code is included in the lab package. However you can use this code to build your real world pipeline.</w:t>
      </w:r>
    </w:p>
    <w:p w14:paraId="6D9990DB" w14:textId="77777777" w:rsidR="0074251B" w:rsidRDefault="0074251B" w:rsidP="0074251B"/>
    <w:p w14:paraId="37571360" w14:textId="25B16363" w:rsidR="0074251B" w:rsidRDefault="0074251B" w:rsidP="0074251B">
      <w:pPr>
        <w:pStyle w:val="Heading2"/>
      </w:pPr>
      <w:r>
        <w:t>Glue Job</w:t>
      </w:r>
    </w:p>
    <w:p w14:paraId="213E9174" w14:textId="77777777" w:rsidR="001F7CD9" w:rsidRPr="001F7CD9" w:rsidRDefault="001F7CD9" w:rsidP="001F7CD9"/>
    <w:p w14:paraId="228F206B" w14:textId="77777777" w:rsidR="0074251B" w:rsidRDefault="0074251B" w:rsidP="0074251B">
      <w:r>
        <w:t xml:space="preserve">Navigate to AWS Glue service by </w:t>
      </w:r>
      <w:r w:rsidRPr="00F86DCD">
        <w:rPr>
          <w:b/>
        </w:rPr>
        <w:t>Services &gt; AWS Glue</w:t>
      </w:r>
      <w:r>
        <w:t xml:space="preserve"> </w:t>
      </w:r>
    </w:p>
    <w:p w14:paraId="67DB7AD7" w14:textId="77777777" w:rsidR="0074251B" w:rsidRDefault="0074251B" w:rsidP="0074251B"/>
    <w:p w14:paraId="6A047F5E" w14:textId="77777777" w:rsidR="0074251B" w:rsidRDefault="0074251B" w:rsidP="0074251B">
      <w:pPr>
        <w:rPr>
          <w:b/>
        </w:rPr>
      </w:pPr>
      <w:r>
        <w:t xml:space="preserve">Click on </w:t>
      </w:r>
      <w:r>
        <w:rPr>
          <w:b/>
        </w:rPr>
        <w:t>Databases &gt; Connections</w:t>
      </w:r>
    </w:p>
    <w:p w14:paraId="49971D41" w14:textId="77777777" w:rsidR="0074251B" w:rsidRDefault="0074251B" w:rsidP="0074251B">
      <w:pPr>
        <w:rPr>
          <w:b/>
        </w:rPr>
      </w:pPr>
    </w:p>
    <w:p w14:paraId="454A13DD" w14:textId="36ADDC8C" w:rsidR="0074251B" w:rsidRDefault="0074251B" w:rsidP="0074251B">
      <w:pPr>
        <w:rPr>
          <w:b/>
        </w:rPr>
      </w:pPr>
      <w:r>
        <w:t>A connection name “r</w:t>
      </w:r>
      <w:r w:rsidR="008206E0">
        <w:t>ed</w:t>
      </w:r>
      <w:r>
        <w:t>s</w:t>
      </w:r>
      <w:r w:rsidR="008206E0">
        <w:t>hift</w:t>
      </w:r>
      <w:r>
        <w:t>-con</w:t>
      </w:r>
      <w:r w:rsidR="008206E0">
        <w:t>n</w:t>
      </w:r>
      <w:r>
        <w:t>” should exist</w:t>
      </w:r>
      <w:r w:rsidRPr="00D01FA5">
        <w:t>. Select the connection and</w:t>
      </w:r>
      <w:r>
        <w:rPr>
          <w:b/>
        </w:rPr>
        <w:t xml:space="preserve"> Action &gt; Edit connection</w:t>
      </w:r>
    </w:p>
    <w:p w14:paraId="45E8E98A" w14:textId="6D1A3A04" w:rsidR="0074251B" w:rsidRDefault="0074251B" w:rsidP="0074251B">
      <w:pPr>
        <w:rPr>
          <w:b/>
        </w:rPr>
      </w:pPr>
    </w:p>
    <w:p w14:paraId="13542E53" w14:textId="57D66767" w:rsidR="0074251B" w:rsidRDefault="00BD5508" w:rsidP="0074251B">
      <w:pPr>
        <w:rPr>
          <w:b/>
        </w:rPr>
      </w:pPr>
      <w:r>
        <w:rPr>
          <w:noProof/>
        </w:rPr>
        <w:drawing>
          <wp:inline distT="0" distB="0" distL="0" distR="0" wp14:anchorId="6E1DD069" wp14:editId="7DD42010">
            <wp:extent cx="5943600" cy="24136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13635"/>
                    </a:xfrm>
                    <a:prstGeom prst="rect">
                      <a:avLst/>
                    </a:prstGeom>
                  </pic:spPr>
                </pic:pic>
              </a:graphicData>
            </a:graphic>
          </wp:inline>
        </w:drawing>
      </w:r>
    </w:p>
    <w:p w14:paraId="1F81DBCE" w14:textId="77777777" w:rsidR="0074251B" w:rsidRDefault="0074251B" w:rsidP="0074251B">
      <w:pPr>
        <w:rPr>
          <w:b/>
        </w:rPr>
      </w:pPr>
    </w:p>
    <w:p w14:paraId="53DA2369" w14:textId="77777777" w:rsidR="0074251B" w:rsidRDefault="0074251B" w:rsidP="0074251B">
      <w:r>
        <w:t xml:space="preserve">Click Next until you reach the </w:t>
      </w:r>
      <w:r w:rsidRPr="00F86DCD">
        <w:rPr>
          <w:b/>
        </w:rPr>
        <w:t>Set up access to your data store</w:t>
      </w:r>
      <w:r w:rsidRPr="00D01FA5">
        <w:t>.</w:t>
      </w:r>
      <w:r>
        <w:t xml:space="preserve"> window.</w:t>
      </w:r>
    </w:p>
    <w:p w14:paraId="311459A0" w14:textId="2A7271B4" w:rsidR="0074251B" w:rsidRDefault="00724551" w:rsidP="0074251B">
      <w:r>
        <w:rPr>
          <w:noProof/>
        </w:rPr>
        <w:lastRenderedPageBreak/>
        <w:drawing>
          <wp:inline distT="0" distB="0" distL="0" distR="0" wp14:anchorId="7C069AFF" wp14:editId="6878566C">
            <wp:extent cx="5380005" cy="654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9531" cy="6552080"/>
                    </a:xfrm>
                    <a:prstGeom prst="rect">
                      <a:avLst/>
                    </a:prstGeom>
                  </pic:spPr>
                </pic:pic>
              </a:graphicData>
            </a:graphic>
          </wp:inline>
        </w:drawing>
      </w:r>
    </w:p>
    <w:p w14:paraId="74BF27EA" w14:textId="77777777" w:rsidR="0074251B" w:rsidRDefault="0074251B" w:rsidP="0074251B"/>
    <w:p w14:paraId="7C994756" w14:textId="77777777" w:rsidR="0074251B" w:rsidRDefault="0074251B" w:rsidP="0074251B">
      <w:r>
        <w:t xml:space="preserve">Here you need to enter the connection password. Find the </w:t>
      </w:r>
      <w:r w:rsidR="00D1078F">
        <w:t xml:space="preserve">Redshift </w:t>
      </w:r>
      <w:r>
        <w:t xml:space="preserve">password </w:t>
      </w:r>
      <w:r w:rsidR="00D1078F">
        <w:t>as described under section “</w:t>
      </w:r>
      <w:r w:rsidR="00D1078F" w:rsidRPr="00D1078F">
        <w:t>Retrieve Redshift password</w:t>
      </w:r>
      <w:r w:rsidR="00D1078F">
        <w:t>”</w:t>
      </w:r>
      <w:r>
        <w:t xml:space="preserve">. </w:t>
      </w:r>
    </w:p>
    <w:p w14:paraId="1F529D97" w14:textId="77777777" w:rsidR="0074251B" w:rsidRDefault="0074251B" w:rsidP="0074251B"/>
    <w:p w14:paraId="382CCB84" w14:textId="77777777" w:rsidR="00965DCE" w:rsidRDefault="0074251B" w:rsidP="0074251B">
      <w:r>
        <w:t xml:space="preserve">Click </w:t>
      </w:r>
      <w:r w:rsidRPr="00965DCE">
        <w:rPr>
          <w:b/>
          <w:bCs/>
        </w:rPr>
        <w:t>Next</w:t>
      </w:r>
      <w:r>
        <w:t xml:space="preserve"> and</w:t>
      </w:r>
    </w:p>
    <w:p w14:paraId="6F5DC445" w14:textId="77777777" w:rsidR="00965DCE" w:rsidRDefault="00965DCE" w:rsidP="0074251B"/>
    <w:p w14:paraId="3F745A56" w14:textId="618922EF" w:rsidR="0074251B" w:rsidRDefault="00965DCE" w:rsidP="0074251B">
      <w:r>
        <w:t>Click</w:t>
      </w:r>
      <w:r w:rsidR="0074251B">
        <w:t xml:space="preserve"> </w:t>
      </w:r>
      <w:r w:rsidR="0074251B" w:rsidRPr="00965DCE">
        <w:rPr>
          <w:b/>
          <w:bCs/>
        </w:rPr>
        <w:t>Finish</w:t>
      </w:r>
      <w:r w:rsidR="0074251B">
        <w:t>.</w:t>
      </w:r>
    </w:p>
    <w:p w14:paraId="6DBA5CB9" w14:textId="77777777" w:rsidR="0074251B" w:rsidRDefault="0074251B" w:rsidP="0074251B"/>
    <w:p w14:paraId="667F57CC" w14:textId="2931ABBC" w:rsidR="00965DCE" w:rsidRDefault="0074251B" w:rsidP="0074251B">
      <w:r>
        <w:t>Come back to the Glue</w:t>
      </w:r>
      <w:r w:rsidR="00965DCE">
        <w:t xml:space="preserve"> </w:t>
      </w:r>
      <w:r w:rsidR="00965DCE">
        <w:sym w:font="Wingdings" w:char="F0E0"/>
      </w:r>
      <w:r>
        <w:t xml:space="preserve"> </w:t>
      </w:r>
      <w:r w:rsidRPr="00965DCE">
        <w:rPr>
          <w:b/>
          <w:bCs/>
        </w:rPr>
        <w:t>connection</w:t>
      </w:r>
      <w:r>
        <w:t xml:space="preserve"> screen </w:t>
      </w:r>
    </w:p>
    <w:p w14:paraId="55CC9EE2" w14:textId="77777777" w:rsidR="00965DCE" w:rsidRDefault="00965DCE" w:rsidP="0074251B"/>
    <w:p w14:paraId="218409FD" w14:textId="18BDAB9F" w:rsidR="0074251B" w:rsidRDefault="0074251B" w:rsidP="0074251B">
      <w:r>
        <w:t>if you are not already and select the “</w:t>
      </w:r>
      <w:r w:rsidRPr="00965DCE">
        <w:rPr>
          <w:b/>
          <w:bCs/>
        </w:rPr>
        <w:t>r</w:t>
      </w:r>
      <w:r w:rsidR="00D87889">
        <w:rPr>
          <w:b/>
          <w:bCs/>
        </w:rPr>
        <w:t>ed</w:t>
      </w:r>
      <w:r w:rsidRPr="00965DCE">
        <w:rPr>
          <w:b/>
          <w:bCs/>
        </w:rPr>
        <w:t>s</w:t>
      </w:r>
      <w:r w:rsidR="00D87889">
        <w:rPr>
          <w:b/>
          <w:bCs/>
        </w:rPr>
        <w:t>hift</w:t>
      </w:r>
      <w:r w:rsidRPr="00965DCE">
        <w:rPr>
          <w:b/>
          <w:bCs/>
        </w:rPr>
        <w:t>-con</w:t>
      </w:r>
      <w:r w:rsidR="00D87889">
        <w:rPr>
          <w:b/>
          <w:bCs/>
        </w:rPr>
        <w:t>n</w:t>
      </w:r>
      <w:r>
        <w:t>” connection and hit “Test connection”.</w:t>
      </w:r>
    </w:p>
    <w:p w14:paraId="03E2ED35" w14:textId="7BC57FE5" w:rsidR="0074251B" w:rsidRDefault="00D87889" w:rsidP="0074251B">
      <w:r>
        <w:rPr>
          <w:noProof/>
        </w:rPr>
        <w:drawing>
          <wp:inline distT="0" distB="0" distL="0" distR="0" wp14:anchorId="723991D4" wp14:editId="63186C02">
            <wp:extent cx="3544614" cy="1943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8743" cy="1950845"/>
                    </a:xfrm>
                    <a:prstGeom prst="rect">
                      <a:avLst/>
                    </a:prstGeom>
                  </pic:spPr>
                </pic:pic>
              </a:graphicData>
            </a:graphic>
          </wp:inline>
        </w:drawing>
      </w:r>
    </w:p>
    <w:p w14:paraId="33B2BE55" w14:textId="77777777" w:rsidR="0074251B" w:rsidRDefault="0074251B" w:rsidP="0074251B"/>
    <w:p w14:paraId="4FF968A0" w14:textId="77777777" w:rsidR="00965DCE" w:rsidRDefault="0074251B" w:rsidP="0074251B">
      <w:r>
        <w:t>From the IAM Role dropdown select IAM role</w:t>
      </w:r>
      <w:r w:rsidR="00965DCE">
        <w:t xml:space="preserve"> created by CloudFormation template at the beginning. </w:t>
      </w:r>
    </w:p>
    <w:p w14:paraId="6B3C7F92" w14:textId="6D3D0D86" w:rsidR="0074251B" w:rsidRDefault="00965DCE" w:rsidP="0074251B">
      <w:r>
        <w:t xml:space="preserve">IAM role name will be like - </w:t>
      </w:r>
      <w:r w:rsidR="00B6438C">
        <w:rPr>
          <w:b/>
          <w:bCs/>
        </w:rPr>
        <w:t>RedshiftLab</w:t>
      </w:r>
      <w:r w:rsidRPr="00965DCE">
        <w:rPr>
          <w:b/>
          <w:bCs/>
        </w:rPr>
        <w:t>-GlueExecutionrole-&lt;</w:t>
      </w:r>
      <w:r>
        <w:rPr>
          <w:b/>
          <w:bCs/>
        </w:rPr>
        <w:t>random</w:t>
      </w:r>
      <w:r w:rsidRPr="00965DCE">
        <w:rPr>
          <w:b/>
          <w:bCs/>
        </w:rPr>
        <w:t>string&gt;</w:t>
      </w:r>
      <w:r>
        <w:t xml:space="preserve"> </w:t>
      </w:r>
      <w:r w:rsidR="0074251B">
        <w:t>and hit Test connection.</w:t>
      </w:r>
    </w:p>
    <w:p w14:paraId="5A3CC3C4" w14:textId="213CBF78" w:rsidR="00B6438C" w:rsidRDefault="00B6438C" w:rsidP="0074251B"/>
    <w:p w14:paraId="328A1EBC" w14:textId="64424F7F" w:rsidR="00B6438C" w:rsidRDefault="00B6438C" w:rsidP="0074251B">
      <w:r>
        <w:rPr>
          <w:noProof/>
        </w:rPr>
        <w:drawing>
          <wp:inline distT="0" distB="0" distL="0" distR="0" wp14:anchorId="52FE1A9A" wp14:editId="225A7BA8">
            <wp:extent cx="3117850" cy="3843503"/>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9375" cy="3857711"/>
                    </a:xfrm>
                    <a:prstGeom prst="rect">
                      <a:avLst/>
                    </a:prstGeom>
                  </pic:spPr>
                </pic:pic>
              </a:graphicData>
            </a:graphic>
          </wp:inline>
        </w:drawing>
      </w:r>
    </w:p>
    <w:p w14:paraId="0AF6E2D4" w14:textId="77777777" w:rsidR="0074251B" w:rsidRDefault="0074251B" w:rsidP="0074251B"/>
    <w:p w14:paraId="428A1F70" w14:textId="77777777" w:rsidR="001F7CD9" w:rsidRDefault="0074251B" w:rsidP="0074251B">
      <w:r>
        <w:t xml:space="preserve">Note: It will take a </w:t>
      </w:r>
      <w:r w:rsidR="001F7CD9">
        <w:t>couple of minutes</w:t>
      </w:r>
      <w:r>
        <w:t xml:space="preserve"> to test the connection. </w:t>
      </w:r>
    </w:p>
    <w:p w14:paraId="31D92E24" w14:textId="18165E3F" w:rsidR="001F7CD9" w:rsidRDefault="001F7CD9" w:rsidP="0074251B"/>
    <w:p w14:paraId="3C6889F3" w14:textId="6339B305" w:rsidR="0074251B" w:rsidRDefault="0074251B" w:rsidP="0074251B">
      <w:r>
        <w:t>You will get a confirmation saying “</w:t>
      </w:r>
      <w:r>
        <w:rPr>
          <w:rFonts w:ascii="Arial" w:hAnsi="Arial" w:cs="Arial"/>
          <w:b/>
          <w:bCs/>
          <w:color w:val="303232"/>
          <w:sz w:val="21"/>
          <w:szCs w:val="21"/>
          <w:shd w:val="clear" w:color="auto" w:fill="F5F7F7"/>
        </w:rPr>
        <w:t>r</w:t>
      </w:r>
      <w:r w:rsidR="009D02CB">
        <w:rPr>
          <w:rFonts w:ascii="Arial" w:hAnsi="Arial" w:cs="Arial"/>
          <w:b/>
          <w:bCs/>
          <w:color w:val="303232"/>
          <w:sz w:val="21"/>
          <w:szCs w:val="21"/>
          <w:shd w:val="clear" w:color="auto" w:fill="F5F7F7"/>
        </w:rPr>
        <w:t>ed</w:t>
      </w:r>
      <w:r>
        <w:rPr>
          <w:rFonts w:ascii="Arial" w:hAnsi="Arial" w:cs="Arial"/>
          <w:b/>
          <w:bCs/>
          <w:color w:val="303232"/>
          <w:sz w:val="21"/>
          <w:szCs w:val="21"/>
          <w:shd w:val="clear" w:color="auto" w:fill="F5F7F7"/>
        </w:rPr>
        <w:t>s</w:t>
      </w:r>
      <w:r w:rsidR="009D02CB">
        <w:rPr>
          <w:rFonts w:ascii="Arial" w:hAnsi="Arial" w:cs="Arial"/>
          <w:b/>
          <w:bCs/>
          <w:color w:val="303232"/>
          <w:sz w:val="21"/>
          <w:szCs w:val="21"/>
          <w:shd w:val="clear" w:color="auto" w:fill="F5F7F7"/>
        </w:rPr>
        <w:t>hift</w:t>
      </w:r>
      <w:r>
        <w:rPr>
          <w:rFonts w:ascii="Arial" w:hAnsi="Arial" w:cs="Arial"/>
          <w:b/>
          <w:bCs/>
          <w:color w:val="303232"/>
          <w:sz w:val="21"/>
          <w:szCs w:val="21"/>
          <w:shd w:val="clear" w:color="auto" w:fill="F5F7F7"/>
        </w:rPr>
        <w:t>-con</w:t>
      </w:r>
      <w:r>
        <w:rPr>
          <w:rFonts w:ascii="Arial" w:hAnsi="Arial" w:cs="Arial"/>
          <w:color w:val="303232"/>
          <w:sz w:val="21"/>
          <w:szCs w:val="21"/>
          <w:shd w:val="clear" w:color="auto" w:fill="F5F7F7"/>
        </w:rPr>
        <w:t> connected</w:t>
      </w:r>
      <w:r w:rsidR="009D02CB">
        <w:rPr>
          <w:rFonts w:ascii="Arial" w:hAnsi="Arial" w:cs="Arial"/>
          <w:color w:val="303232"/>
          <w:sz w:val="21"/>
          <w:szCs w:val="21"/>
          <w:shd w:val="clear" w:color="auto" w:fill="F5F7F7"/>
        </w:rPr>
        <w:t xml:space="preserve"> successfully to your instance”.</w:t>
      </w:r>
    </w:p>
    <w:p w14:paraId="1EBD7045" w14:textId="01987BAB" w:rsidR="0074251B" w:rsidRDefault="0074251B" w:rsidP="0074251B"/>
    <w:p w14:paraId="07BEC156" w14:textId="7909A82C" w:rsidR="001F7CD9" w:rsidRDefault="001F7CD9" w:rsidP="0074251B">
      <w:pPr>
        <w:rPr>
          <w:b/>
          <w:bCs/>
          <w:sz w:val="32"/>
          <w:szCs w:val="32"/>
        </w:rPr>
      </w:pPr>
      <w:r w:rsidRPr="001F7CD9">
        <w:rPr>
          <w:b/>
          <w:bCs/>
          <w:sz w:val="32"/>
          <w:szCs w:val="32"/>
        </w:rPr>
        <w:lastRenderedPageBreak/>
        <w:t>Glue ETL J</w:t>
      </w:r>
      <w:r>
        <w:rPr>
          <w:b/>
          <w:bCs/>
          <w:sz w:val="32"/>
          <w:szCs w:val="32"/>
        </w:rPr>
        <w:t>ob</w:t>
      </w:r>
      <w:r w:rsidRPr="001F7CD9">
        <w:rPr>
          <w:b/>
          <w:bCs/>
          <w:sz w:val="32"/>
          <w:szCs w:val="32"/>
        </w:rPr>
        <w:t xml:space="preserve"> </w:t>
      </w:r>
    </w:p>
    <w:p w14:paraId="0285AB0E" w14:textId="77777777" w:rsidR="001F7CD9" w:rsidRPr="001F7CD9" w:rsidRDefault="001F7CD9" w:rsidP="0074251B">
      <w:pPr>
        <w:rPr>
          <w:b/>
          <w:bCs/>
          <w:sz w:val="32"/>
          <w:szCs w:val="32"/>
        </w:rPr>
      </w:pPr>
    </w:p>
    <w:p w14:paraId="6488D0F2" w14:textId="77777777" w:rsidR="0074251B" w:rsidRDefault="0074251B" w:rsidP="0074251B">
      <w:r>
        <w:t>Once connection is established you will update the Glue Job to include the connection information.</w:t>
      </w:r>
    </w:p>
    <w:p w14:paraId="6FC4B17F" w14:textId="77777777" w:rsidR="0074251B" w:rsidRDefault="0074251B" w:rsidP="0074251B"/>
    <w:p w14:paraId="67DA5051" w14:textId="77777777" w:rsidR="0074251B" w:rsidRDefault="0074251B" w:rsidP="0074251B">
      <w:pPr>
        <w:rPr>
          <w:b/>
        </w:rPr>
      </w:pPr>
      <w:r>
        <w:t xml:space="preserve">From the left pane </w:t>
      </w:r>
      <w:r>
        <w:rPr>
          <w:b/>
        </w:rPr>
        <w:t xml:space="preserve">ETL &gt; Jobs </w:t>
      </w:r>
      <w:r w:rsidRPr="00FA19FB">
        <w:t>Select the job</w:t>
      </w:r>
      <w:r>
        <w:rPr>
          <w:b/>
        </w:rPr>
        <w:t xml:space="preserve"> </w:t>
      </w:r>
      <w:r w:rsidRPr="00FA19FB">
        <w:t>“rs-query”</w:t>
      </w:r>
      <w:r>
        <w:rPr>
          <w:b/>
        </w:rPr>
        <w:t xml:space="preserve"> </w:t>
      </w:r>
      <w:r w:rsidRPr="00FA19FB">
        <w:t>and then</w:t>
      </w:r>
      <w:r>
        <w:rPr>
          <w:b/>
        </w:rPr>
        <w:t xml:space="preserve"> Action &gt; Edit job.</w:t>
      </w:r>
    </w:p>
    <w:p w14:paraId="3D4824F1" w14:textId="77777777" w:rsidR="0074251B" w:rsidRDefault="0074251B" w:rsidP="0074251B">
      <w:pPr>
        <w:rPr>
          <w:b/>
        </w:rPr>
      </w:pPr>
    </w:p>
    <w:p w14:paraId="13BE1283" w14:textId="77777777" w:rsidR="0074251B" w:rsidRDefault="0074251B" w:rsidP="0074251B">
      <w:pPr>
        <w:rPr>
          <w:b/>
        </w:rPr>
      </w:pPr>
      <w:r>
        <w:rPr>
          <w:noProof/>
        </w:rPr>
        <w:drawing>
          <wp:inline distT="0" distB="0" distL="0" distR="0" wp14:anchorId="609444BD" wp14:editId="331DEC57">
            <wp:extent cx="3329310" cy="2600490"/>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3022" cy="2603389"/>
                    </a:xfrm>
                    <a:prstGeom prst="rect">
                      <a:avLst/>
                    </a:prstGeom>
                  </pic:spPr>
                </pic:pic>
              </a:graphicData>
            </a:graphic>
          </wp:inline>
        </w:drawing>
      </w:r>
    </w:p>
    <w:p w14:paraId="7DD8E0B6" w14:textId="77777777" w:rsidR="0074251B" w:rsidRDefault="0074251B" w:rsidP="0074251B">
      <w:pPr>
        <w:rPr>
          <w:b/>
        </w:rPr>
      </w:pPr>
    </w:p>
    <w:p w14:paraId="7060657C" w14:textId="77777777" w:rsidR="001F7CD9" w:rsidRDefault="001F7CD9" w:rsidP="0074251B"/>
    <w:p w14:paraId="04319E02" w14:textId="784110BB" w:rsidR="0074251B" w:rsidRDefault="0074251B" w:rsidP="0074251B">
      <w:r w:rsidRPr="00FA19FB">
        <w:t xml:space="preserve">In this screen select the </w:t>
      </w:r>
      <w:r>
        <w:t>“</w:t>
      </w:r>
      <w:r w:rsidRPr="001F7CD9">
        <w:rPr>
          <w:b/>
          <w:bCs/>
        </w:rPr>
        <w:t>r</w:t>
      </w:r>
      <w:r w:rsidR="00A82B74">
        <w:rPr>
          <w:b/>
          <w:bCs/>
        </w:rPr>
        <w:t>edshift</w:t>
      </w:r>
      <w:r w:rsidRPr="001F7CD9">
        <w:rPr>
          <w:b/>
          <w:bCs/>
        </w:rPr>
        <w:t>-con</w:t>
      </w:r>
      <w:r>
        <w:t>”</w:t>
      </w:r>
      <w:r w:rsidRPr="00FA19FB">
        <w:t xml:space="preserve"> connection from All connections so that it appears under Require</w:t>
      </w:r>
      <w:r>
        <w:t>d</w:t>
      </w:r>
      <w:r w:rsidRPr="00FA19FB">
        <w:t xml:space="preserve"> connection</w:t>
      </w:r>
      <w:r>
        <w:t>s</w:t>
      </w:r>
      <w:r w:rsidRPr="00FA19FB">
        <w:t>.</w:t>
      </w:r>
      <w:r>
        <w:t xml:space="preserve"> Hit save.</w:t>
      </w:r>
    </w:p>
    <w:p w14:paraId="732BD888" w14:textId="77777777" w:rsidR="00DA2CC3" w:rsidRDefault="00DA2CC3" w:rsidP="0074251B"/>
    <w:p w14:paraId="2940C365" w14:textId="0967D5E8" w:rsidR="0074251B" w:rsidRPr="001E5E08" w:rsidRDefault="00307508" w:rsidP="0074251B">
      <w:pPr>
        <w:rPr>
          <w:b/>
        </w:rPr>
      </w:pPr>
      <w:r>
        <w:rPr>
          <w:noProof/>
        </w:rPr>
        <w:drawing>
          <wp:inline distT="0" distB="0" distL="0" distR="0" wp14:anchorId="1E7ACEA6" wp14:editId="7ECE2692">
            <wp:extent cx="2884468" cy="3219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6996" cy="3266917"/>
                    </a:xfrm>
                    <a:prstGeom prst="rect">
                      <a:avLst/>
                    </a:prstGeom>
                  </pic:spPr>
                </pic:pic>
              </a:graphicData>
            </a:graphic>
          </wp:inline>
        </w:drawing>
      </w:r>
    </w:p>
    <w:p w14:paraId="3494C4D8" w14:textId="77777777" w:rsidR="0074251B" w:rsidRDefault="0074251B" w:rsidP="0074251B"/>
    <w:p w14:paraId="4A50736D" w14:textId="77777777" w:rsidR="0074251B" w:rsidRDefault="0074251B" w:rsidP="0074251B"/>
    <w:p w14:paraId="0B68F817" w14:textId="77777777" w:rsidR="002E0D46" w:rsidRDefault="002E0D46" w:rsidP="001E5E08"/>
    <w:p w14:paraId="55023583" w14:textId="77777777" w:rsidR="007834E0" w:rsidRDefault="007834E0" w:rsidP="007834E0">
      <w:pPr>
        <w:pStyle w:val="Heading1"/>
        <w:rPr>
          <w:b/>
        </w:rPr>
      </w:pPr>
      <w:r>
        <w:rPr>
          <w:b/>
        </w:rPr>
        <w:t>Redshift schema setup</w:t>
      </w:r>
    </w:p>
    <w:p w14:paraId="50CBD468" w14:textId="77777777" w:rsidR="007834E0" w:rsidRDefault="007834E0" w:rsidP="007834E0"/>
    <w:p w14:paraId="36A07040" w14:textId="77777777" w:rsidR="007834E0" w:rsidRDefault="007834E0" w:rsidP="007834E0">
      <w:r>
        <w:t xml:space="preserve">We will setup the schema and create the database tables from Redshift Editor. </w:t>
      </w:r>
    </w:p>
    <w:p w14:paraId="43FF1241" w14:textId="77777777" w:rsidR="007834E0" w:rsidRDefault="007834E0" w:rsidP="007834E0"/>
    <w:p w14:paraId="2B6C1AA3" w14:textId="77777777" w:rsidR="007834E0" w:rsidRDefault="007834E0" w:rsidP="007834E0">
      <w:r>
        <w:t xml:space="preserve">Navigate </w:t>
      </w:r>
      <w:r w:rsidRPr="00F36FFE">
        <w:rPr>
          <w:b/>
        </w:rPr>
        <w:t>Services &gt; Redshift</w:t>
      </w:r>
      <w:r>
        <w:t xml:space="preserve">. From the left pane click </w:t>
      </w:r>
      <w:r w:rsidRPr="00F36FFE">
        <w:rPr>
          <w:b/>
        </w:rPr>
        <w:t>Editor</w:t>
      </w:r>
      <w:r>
        <w:t xml:space="preserve">. If you have already connected to the editor in the section </w:t>
      </w:r>
      <w:r>
        <w:rPr>
          <w:b/>
        </w:rPr>
        <w:t xml:space="preserve">Navigate to your Amazon Redshift cluster </w:t>
      </w:r>
      <w:r w:rsidRPr="00F36FFE">
        <w:t>then you will be automatically connected</w:t>
      </w:r>
      <w:r>
        <w:t xml:space="preserve"> to the database</w:t>
      </w:r>
      <w:r w:rsidRPr="00F36FFE">
        <w:t>.</w:t>
      </w:r>
      <w:r>
        <w:t xml:space="preserve"> Otherwise follow the steps in the section </w:t>
      </w:r>
      <w:r>
        <w:rPr>
          <w:b/>
        </w:rPr>
        <w:t>Navigate to your Amazon Redshift cluster</w:t>
      </w:r>
      <w:r>
        <w:t>.</w:t>
      </w:r>
    </w:p>
    <w:p w14:paraId="6D469C94" w14:textId="77777777" w:rsidR="007834E0" w:rsidRDefault="007834E0" w:rsidP="007834E0"/>
    <w:p w14:paraId="48F1D0E7" w14:textId="77777777" w:rsidR="007834E0" w:rsidRDefault="007834E0" w:rsidP="007834E0">
      <w:r>
        <w:t>In the Query editor click on the “+” sign to open a new tab. Paste below scripts.</w:t>
      </w:r>
    </w:p>
    <w:p w14:paraId="7FE8008F" w14:textId="77777777" w:rsidR="007834E0" w:rsidRDefault="007834E0" w:rsidP="007834E0"/>
    <w:p w14:paraId="026A7B91" w14:textId="535559D6"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CREATE SCHEMA </w:t>
      </w:r>
      <w:r w:rsidR="002E229C">
        <w:rPr>
          <w:rFonts w:ascii="Courier New" w:hAnsi="Courier New" w:cs="Courier New"/>
          <w:color w:val="000000"/>
          <w:sz w:val="20"/>
          <w:szCs w:val="20"/>
        </w:rPr>
        <w:t>supplychain</w:t>
      </w:r>
      <w:r w:rsidRPr="00B276DD">
        <w:rPr>
          <w:rFonts w:ascii="Courier New" w:hAnsi="Courier New" w:cs="Courier New"/>
          <w:color w:val="000000"/>
          <w:sz w:val="20"/>
          <w:szCs w:val="20"/>
        </w:rPr>
        <w:t>schema;</w:t>
      </w:r>
    </w:p>
    <w:p w14:paraId="4A1328D7"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C129EAA" w14:textId="3DCEAAEA"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CREATE EXTERNAL SCHEMA spectrum_schema FROM DATA CATALOG database 'default' region '{</w:t>
      </w:r>
      <w:r w:rsidR="00774DF5">
        <w:rPr>
          <w:rFonts w:ascii="Courier New" w:hAnsi="Courier New" w:cs="Courier New"/>
          <w:color w:val="000000"/>
          <w:sz w:val="20"/>
          <w:szCs w:val="20"/>
        </w:rPr>
        <w:t>&lt;enter-aws-region&gt;</w:t>
      </w:r>
      <w:r w:rsidRPr="00B276DD">
        <w:rPr>
          <w:rFonts w:ascii="Courier New" w:hAnsi="Courier New" w:cs="Courier New"/>
          <w:color w:val="000000"/>
          <w:sz w:val="20"/>
          <w:szCs w:val="20"/>
        </w:rPr>
        <w:t>}'  iam_role '{</w:t>
      </w:r>
      <w:r w:rsidR="00774DF5">
        <w:rPr>
          <w:rFonts w:ascii="Courier New" w:hAnsi="Courier New" w:cs="Courier New"/>
          <w:color w:val="000000"/>
          <w:sz w:val="20"/>
          <w:szCs w:val="20"/>
        </w:rPr>
        <w:t>&lt;enter ARN of IAM ROLE associated in Redshift&gt;</w:t>
      </w:r>
      <w:r w:rsidRPr="00B276DD">
        <w:rPr>
          <w:rFonts w:ascii="Courier New" w:hAnsi="Courier New" w:cs="Courier New"/>
          <w:color w:val="000000"/>
          <w:sz w:val="20"/>
          <w:szCs w:val="20"/>
        </w:rPr>
        <w:t>}';</w:t>
      </w:r>
    </w:p>
    <w:p w14:paraId="515DD971"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86B9D4B" w14:textId="62FE9712"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CREATE TABLE </w:t>
      </w:r>
      <w:r w:rsidR="00EE1838">
        <w:rPr>
          <w:rFonts w:ascii="Courier New" w:hAnsi="Courier New" w:cs="Courier New"/>
          <w:color w:val="000000"/>
          <w:sz w:val="20"/>
          <w:szCs w:val="20"/>
        </w:rPr>
        <w:t>supplychain</w:t>
      </w:r>
      <w:r w:rsidR="00EE1838" w:rsidRPr="00B276DD">
        <w:rPr>
          <w:rFonts w:ascii="Courier New" w:hAnsi="Courier New" w:cs="Courier New"/>
          <w:color w:val="000000"/>
          <w:sz w:val="20"/>
          <w:szCs w:val="20"/>
        </w:rPr>
        <w:t>schema</w:t>
      </w:r>
      <w:r w:rsidRPr="00B276DD">
        <w:rPr>
          <w:rFonts w:ascii="Courier New" w:hAnsi="Courier New" w:cs="Courier New"/>
          <w:color w:val="000000"/>
          <w:sz w:val="20"/>
          <w:szCs w:val="20"/>
        </w:rPr>
        <w:t>.nyc_greentaxi(</w:t>
      </w:r>
    </w:p>
    <w:p w14:paraId="737E0688"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vendorid varchar(10), </w:t>
      </w:r>
    </w:p>
    <w:p w14:paraId="44CD89C4"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lpep_pickup_datetime timestamp, </w:t>
      </w:r>
    </w:p>
    <w:p w14:paraId="1C2AEF82"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lpep_dropoff_datetime timestamp, </w:t>
      </w:r>
    </w:p>
    <w:p w14:paraId="363316C2"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store_and_fwd_flag char(1), </w:t>
      </w:r>
    </w:p>
    <w:p w14:paraId="60FCE3B8"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ratecodeid int, </w:t>
      </w:r>
    </w:p>
    <w:p w14:paraId="60B9027A"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pulocationid int, </w:t>
      </w:r>
    </w:p>
    <w:p w14:paraId="34A0ED18"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dolocationid int, </w:t>
      </w:r>
    </w:p>
    <w:p w14:paraId="1CB48557"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passenger_count int, </w:t>
      </w:r>
    </w:p>
    <w:p w14:paraId="546C295B"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trip_distance decimal(8,2), </w:t>
      </w:r>
    </w:p>
    <w:p w14:paraId="547B5E3A"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fare_amount decimal(8,2), </w:t>
      </w:r>
    </w:p>
    <w:p w14:paraId="1BDAAC91"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extra decimal(8,2), </w:t>
      </w:r>
    </w:p>
    <w:p w14:paraId="2F1AF3D2"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mta_tax decimal(8,2), </w:t>
      </w:r>
    </w:p>
    <w:p w14:paraId="38087B28"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tip_amount decimal(8,2), </w:t>
      </w:r>
    </w:p>
    <w:p w14:paraId="38698C64"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tolls_amount decimal(8,2), </w:t>
      </w:r>
    </w:p>
    <w:p w14:paraId="443BB085"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ehail_fee varchar(100), </w:t>
      </w:r>
    </w:p>
    <w:p w14:paraId="40EFB023"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improvement_surcharge decimal(8,2), </w:t>
      </w:r>
    </w:p>
    <w:p w14:paraId="4645160A"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total_amount decimal(8,2), </w:t>
      </w:r>
    </w:p>
    <w:p w14:paraId="636B69FA"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payment_type varchar(10), </w:t>
      </w:r>
    </w:p>
    <w:p w14:paraId="2ACD8EB0"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trip_type varchar(10), </w:t>
      </w:r>
    </w:p>
    <w:p w14:paraId="2AE7BAE0"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congestion_surcharge decimal(8,2))</w:t>
      </w:r>
    </w:p>
    <w:p w14:paraId="16F8DB0D"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w:t>
      </w:r>
    </w:p>
    <w:p w14:paraId="2B5C8957" w14:textId="77777777" w:rsidR="007834E0" w:rsidRDefault="007834E0" w:rsidP="007834E0"/>
    <w:p w14:paraId="180D9797" w14:textId="46BF0DC7" w:rsidR="007834E0" w:rsidRDefault="007834E0" w:rsidP="007834E0">
      <w:r>
        <w:t xml:space="preserve">You can find your IAM </w:t>
      </w:r>
      <w:r w:rsidR="00A94BB1">
        <w:t>ARN</w:t>
      </w:r>
      <w:r>
        <w:t xml:space="preserve"> by navigating to Redshift CLUSTERS &gt; Properties tab</w:t>
      </w:r>
    </w:p>
    <w:p w14:paraId="5C7D2C2F" w14:textId="2A80545A" w:rsidR="007834E0" w:rsidRDefault="007834E0" w:rsidP="007834E0"/>
    <w:p w14:paraId="4914E6FB" w14:textId="3BFE59FC" w:rsidR="007834E0" w:rsidRDefault="00EE1838" w:rsidP="007834E0">
      <w:r>
        <w:rPr>
          <w:noProof/>
        </w:rPr>
        <w:lastRenderedPageBreak/>
        <w:drawing>
          <wp:inline distT="0" distB="0" distL="0" distR="0" wp14:anchorId="2720C2F1" wp14:editId="2A20AD31">
            <wp:extent cx="5943600" cy="22644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64410"/>
                    </a:xfrm>
                    <a:prstGeom prst="rect">
                      <a:avLst/>
                    </a:prstGeom>
                  </pic:spPr>
                </pic:pic>
              </a:graphicData>
            </a:graphic>
          </wp:inline>
        </w:drawing>
      </w:r>
    </w:p>
    <w:p w14:paraId="41EE1834" w14:textId="77777777" w:rsidR="007834E0" w:rsidRDefault="007834E0" w:rsidP="007834E0"/>
    <w:p w14:paraId="662367BE" w14:textId="53B25CE4" w:rsidR="007834E0" w:rsidRDefault="00D52769" w:rsidP="007834E0">
      <w:r w:rsidRPr="00D52769">
        <w:rPr>
          <w:highlight w:val="yellow"/>
        </w:rPr>
        <w:t>Update Screenshot</w:t>
      </w:r>
    </w:p>
    <w:p w14:paraId="774FD097" w14:textId="77777777" w:rsidR="007834E0" w:rsidRDefault="007834E0" w:rsidP="007834E0">
      <w:r>
        <w:rPr>
          <w:noProof/>
        </w:rPr>
        <w:drawing>
          <wp:inline distT="0" distB="0" distL="0" distR="0" wp14:anchorId="670016B8" wp14:editId="09748D27">
            <wp:extent cx="5943600" cy="2832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2735"/>
                    </a:xfrm>
                    <a:prstGeom prst="rect">
                      <a:avLst/>
                    </a:prstGeom>
                  </pic:spPr>
                </pic:pic>
              </a:graphicData>
            </a:graphic>
          </wp:inline>
        </w:drawing>
      </w:r>
    </w:p>
    <w:p w14:paraId="4C0238A0" w14:textId="77777777" w:rsidR="007834E0" w:rsidRDefault="007834E0" w:rsidP="007834E0"/>
    <w:p w14:paraId="0C433110" w14:textId="77777777" w:rsidR="007834E0" w:rsidRDefault="007834E0" w:rsidP="007834E0">
      <w:r>
        <w:t>Execute each statement one after another by selecting the statement and hit Run.</w:t>
      </w:r>
    </w:p>
    <w:p w14:paraId="08BDEB9D" w14:textId="77777777" w:rsidR="007834E0" w:rsidRDefault="007834E0" w:rsidP="007834E0"/>
    <w:p w14:paraId="79048D5F" w14:textId="77777777" w:rsidR="007834E0" w:rsidRDefault="007834E0" w:rsidP="007834E0">
      <w:r>
        <w:t>Once the statements are executed check the schema that got created in Redshift.</w:t>
      </w:r>
    </w:p>
    <w:p w14:paraId="3EB05D36" w14:textId="77777777" w:rsidR="007834E0" w:rsidRDefault="007834E0" w:rsidP="007834E0"/>
    <w:p w14:paraId="0EF4C972" w14:textId="77777777" w:rsidR="007834E0" w:rsidRDefault="007834E0" w:rsidP="007834E0">
      <w:r>
        <w:rPr>
          <w:noProof/>
        </w:rPr>
        <w:lastRenderedPageBreak/>
        <w:drawing>
          <wp:inline distT="0" distB="0" distL="0" distR="0" wp14:anchorId="5757D1C1" wp14:editId="5F16C8FB">
            <wp:extent cx="1790792" cy="195590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92" cy="1955901"/>
                    </a:xfrm>
                    <a:prstGeom prst="rect">
                      <a:avLst/>
                    </a:prstGeom>
                  </pic:spPr>
                </pic:pic>
              </a:graphicData>
            </a:graphic>
          </wp:inline>
        </w:drawing>
      </w:r>
    </w:p>
    <w:p w14:paraId="5FE0D24F" w14:textId="77777777" w:rsidR="007834E0" w:rsidRDefault="007834E0" w:rsidP="007834E0"/>
    <w:p w14:paraId="4EF10DDF" w14:textId="77777777" w:rsidR="009D1962" w:rsidRDefault="009D1962" w:rsidP="009B251F"/>
    <w:p w14:paraId="10ADF071" w14:textId="77777777" w:rsidR="009D1962" w:rsidRDefault="009D1962" w:rsidP="009B251F"/>
    <w:p w14:paraId="7BEDDD03" w14:textId="77777777" w:rsidR="000F6579" w:rsidRDefault="000F6579" w:rsidP="000F6579">
      <w:pPr>
        <w:pStyle w:val="Heading1"/>
      </w:pPr>
      <w:r>
        <w:t>ELT Execution</w:t>
      </w:r>
    </w:p>
    <w:p w14:paraId="6F44C49B" w14:textId="77777777" w:rsidR="009D1962" w:rsidRDefault="009D1962" w:rsidP="009B251F"/>
    <w:p w14:paraId="3C376CB7" w14:textId="77777777" w:rsidR="009B251F" w:rsidRDefault="009B251F" w:rsidP="009B251F">
      <w:pPr>
        <w:rPr>
          <w:b/>
        </w:rPr>
      </w:pPr>
      <w:r>
        <w:t xml:space="preserve">Now the State machine needs to be executed to orchestrate 1) ingestion into Redshift i.e </w:t>
      </w:r>
      <w:r w:rsidRPr="009B251F">
        <w:rPr>
          <w:b/>
        </w:rPr>
        <w:t>EL</w:t>
      </w:r>
      <w:r w:rsidRPr="009B251F">
        <w:t>(T)</w:t>
      </w:r>
      <w:r>
        <w:t xml:space="preserve"> and 2) Unload the data into data lake i.e (EL)</w:t>
      </w:r>
      <w:r w:rsidRPr="009B251F">
        <w:rPr>
          <w:b/>
        </w:rPr>
        <w:t>T</w:t>
      </w:r>
    </w:p>
    <w:p w14:paraId="35526C71" w14:textId="77777777" w:rsidR="009B251F" w:rsidRDefault="009B251F" w:rsidP="009B251F">
      <w:pPr>
        <w:rPr>
          <w:b/>
        </w:rPr>
      </w:pPr>
    </w:p>
    <w:p w14:paraId="3616FB3A" w14:textId="77777777" w:rsidR="009B251F" w:rsidRDefault="009B251F" w:rsidP="009B251F">
      <w:r w:rsidRPr="009B251F">
        <w:t xml:space="preserve">Navigate to </w:t>
      </w:r>
      <w:r w:rsidRPr="009B251F">
        <w:rPr>
          <w:b/>
        </w:rPr>
        <w:t>Step Functions</w:t>
      </w:r>
      <w:r w:rsidRPr="009B251F">
        <w:t xml:space="preserve"> page and click on the</w:t>
      </w:r>
      <w:r>
        <w:rPr>
          <w:b/>
        </w:rPr>
        <w:t xml:space="preserve"> </w:t>
      </w:r>
      <w:r w:rsidRPr="009B251F">
        <w:t>State machine</w:t>
      </w:r>
      <w:r>
        <w:rPr>
          <w:b/>
        </w:rPr>
        <w:t xml:space="preserve"> </w:t>
      </w:r>
      <w:r w:rsidRPr="009B251F">
        <w:t>and hit Start execution.</w:t>
      </w:r>
      <w:r>
        <w:t xml:space="preserve"> Leave the JSON input as is. Monitor the progress of the job under Visual workflow.</w:t>
      </w:r>
    </w:p>
    <w:p w14:paraId="55245BFE" w14:textId="77777777" w:rsidR="009B251F" w:rsidRDefault="009B251F" w:rsidP="009B251F">
      <w:pPr>
        <w:rPr>
          <w:b/>
        </w:rPr>
      </w:pPr>
    </w:p>
    <w:p w14:paraId="5D10AE53" w14:textId="616D73D7" w:rsidR="009B7928" w:rsidRPr="001F6056" w:rsidRDefault="00A8174F" w:rsidP="001F6056">
      <w:pPr>
        <w:rPr>
          <w:b/>
        </w:rPr>
      </w:pPr>
      <w:r>
        <w:rPr>
          <w:noProof/>
        </w:rPr>
        <w:drawing>
          <wp:inline distT="0" distB="0" distL="0" distR="0" wp14:anchorId="0E4CAC62" wp14:editId="4E9C55C6">
            <wp:extent cx="5943600" cy="23031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03145"/>
                    </a:xfrm>
                    <a:prstGeom prst="rect">
                      <a:avLst/>
                    </a:prstGeom>
                  </pic:spPr>
                </pic:pic>
              </a:graphicData>
            </a:graphic>
          </wp:inline>
        </w:drawing>
      </w:r>
    </w:p>
    <w:p w14:paraId="25618DAC" w14:textId="77777777" w:rsidR="004B28BE" w:rsidRDefault="004B28BE" w:rsidP="004B28BE">
      <w:pPr>
        <w:pStyle w:val="Heading1"/>
      </w:pPr>
      <w:r>
        <w:t>Reporting</w:t>
      </w:r>
    </w:p>
    <w:p w14:paraId="2A84D5E1" w14:textId="77777777" w:rsidR="004B28BE" w:rsidRDefault="004B28BE" w:rsidP="004B28BE"/>
    <w:p w14:paraId="537F3125" w14:textId="77777777" w:rsidR="001F7CD9" w:rsidRDefault="004B28BE" w:rsidP="004B28BE">
      <w:r>
        <w:t xml:space="preserve">The above step brings us to for the first time to look at the data we just loaded. </w:t>
      </w:r>
    </w:p>
    <w:p w14:paraId="32E56DC6" w14:textId="77777777" w:rsidR="001F7CD9" w:rsidRDefault="001F7CD9" w:rsidP="004B28BE"/>
    <w:p w14:paraId="450DDCC6" w14:textId="726D9853" w:rsidR="004B28BE" w:rsidRDefault="004B28BE" w:rsidP="004B28BE">
      <w:r w:rsidRPr="001F7CD9">
        <w:t>Open</w:t>
      </w:r>
      <w:r w:rsidRPr="001F7CD9">
        <w:rPr>
          <w:b/>
          <w:bCs/>
        </w:rPr>
        <w:t xml:space="preserve"> Quicksight</w:t>
      </w:r>
      <w:r>
        <w:t xml:space="preserve"> </w:t>
      </w:r>
      <w:r w:rsidR="001F7CD9">
        <w:t>in AWS Console</w:t>
      </w:r>
      <w:r>
        <w:t xml:space="preserve"> the Services options and then select the region as instructed by your instructor.</w:t>
      </w:r>
    </w:p>
    <w:p w14:paraId="3FDB6F12" w14:textId="77777777" w:rsidR="004B28BE" w:rsidRDefault="004B28BE" w:rsidP="004B28BE"/>
    <w:p w14:paraId="6040E8E4" w14:textId="77777777" w:rsidR="004B28BE" w:rsidRDefault="004B28BE" w:rsidP="004B28BE">
      <w:r w:rsidRPr="004E7A08">
        <w:rPr>
          <w:b/>
          <w:highlight w:val="green"/>
        </w:rPr>
        <w:t>Note</w:t>
      </w:r>
      <w:r w:rsidRPr="00461A3D">
        <w:rPr>
          <w:highlight w:val="green"/>
        </w:rPr>
        <w:t xml:space="preserve">: If this is your first time in </w:t>
      </w:r>
      <w:r>
        <w:rPr>
          <w:highlight w:val="green"/>
        </w:rPr>
        <w:t>QuickSi</w:t>
      </w:r>
      <w:r w:rsidRPr="00461A3D">
        <w:rPr>
          <w:highlight w:val="green"/>
        </w:rPr>
        <w:t xml:space="preserve">ght you will need to sign up for Standard License. All you need is to provide </w:t>
      </w:r>
      <w:r>
        <w:rPr>
          <w:highlight w:val="green"/>
        </w:rPr>
        <w:t xml:space="preserve">a name of this QuickSight account and </w:t>
      </w:r>
      <w:r w:rsidRPr="00461A3D">
        <w:rPr>
          <w:highlight w:val="green"/>
        </w:rPr>
        <w:t>your email id.</w:t>
      </w:r>
    </w:p>
    <w:p w14:paraId="35336D7D" w14:textId="77777777" w:rsidR="004B28BE" w:rsidRDefault="004B28BE" w:rsidP="004B28BE"/>
    <w:p w14:paraId="626AA652" w14:textId="77777777" w:rsidR="001F7CD9" w:rsidRDefault="004B28BE" w:rsidP="004B28BE">
      <w:r>
        <w:t xml:space="preserve">Click on </w:t>
      </w:r>
      <w:r w:rsidRPr="001D61ED">
        <w:rPr>
          <w:b/>
        </w:rPr>
        <w:t>New Dataset &gt; Redshift (auto discovered)</w:t>
      </w:r>
      <w:r>
        <w:t xml:space="preserve">. </w:t>
      </w:r>
    </w:p>
    <w:p w14:paraId="0BE2723B" w14:textId="77777777" w:rsidR="001F7CD9" w:rsidRDefault="001F7CD9" w:rsidP="004B28BE"/>
    <w:p w14:paraId="36DE9006" w14:textId="77777777" w:rsidR="001F7CD9" w:rsidRDefault="004B28BE" w:rsidP="004B28BE">
      <w:r>
        <w:t xml:space="preserve">In the next screen select the instance Id from the drop down and fill in the Username and password for the Redshift cluster. </w:t>
      </w:r>
    </w:p>
    <w:p w14:paraId="4B7685B3" w14:textId="77777777" w:rsidR="001F7CD9" w:rsidRDefault="001F7CD9" w:rsidP="004B28BE"/>
    <w:p w14:paraId="57C0BAEC" w14:textId="77777777" w:rsidR="001F7CD9" w:rsidRDefault="004B28BE" w:rsidP="004B28BE">
      <w:r>
        <w:t xml:space="preserve">Click on </w:t>
      </w:r>
      <w:r w:rsidRPr="001D61ED">
        <w:rPr>
          <w:b/>
        </w:rPr>
        <w:t>Validated</w:t>
      </w:r>
      <w:r>
        <w:t xml:space="preserve"> button to make sure connection is successful. </w:t>
      </w:r>
    </w:p>
    <w:p w14:paraId="1B6347D5" w14:textId="77777777" w:rsidR="001F7CD9" w:rsidRDefault="001F7CD9" w:rsidP="004B28BE"/>
    <w:p w14:paraId="10FC1527" w14:textId="3BB7BB8A" w:rsidR="004B28BE" w:rsidRDefault="004B28BE" w:rsidP="004B28BE">
      <w:pPr>
        <w:rPr>
          <w:b/>
        </w:rPr>
      </w:pPr>
      <w:r>
        <w:t xml:space="preserve">Hit </w:t>
      </w:r>
      <w:r w:rsidRPr="001D61ED">
        <w:rPr>
          <w:b/>
        </w:rPr>
        <w:t xml:space="preserve">Create </w:t>
      </w:r>
      <w:r>
        <w:rPr>
          <w:b/>
        </w:rPr>
        <w:t>data</w:t>
      </w:r>
      <w:r w:rsidRPr="001D61ED">
        <w:rPr>
          <w:b/>
        </w:rPr>
        <w:t xml:space="preserve"> source</w:t>
      </w:r>
      <w:r>
        <w:rPr>
          <w:b/>
        </w:rPr>
        <w:t>.</w:t>
      </w:r>
    </w:p>
    <w:p w14:paraId="12A27CBF" w14:textId="5F42C739" w:rsidR="00B73C2D" w:rsidRDefault="00B73C2D" w:rsidP="004B28BE">
      <w:r w:rsidRPr="00B73C2D">
        <w:rPr>
          <w:highlight w:val="yellow"/>
        </w:rPr>
        <w:t>Update Screenshot</w:t>
      </w:r>
    </w:p>
    <w:p w14:paraId="31C42A3F" w14:textId="77777777" w:rsidR="004B28BE" w:rsidRDefault="004B28BE" w:rsidP="004B28BE"/>
    <w:p w14:paraId="4D958BC0" w14:textId="77777777" w:rsidR="004B28BE" w:rsidRDefault="004B28BE" w:rsidP="004B28BE">
      <w:r>
        <w:rPr>
          <w:noProof/>
        </w:rPr>
        <w:drawing>
          <wp:inline distT="0" distB="0" distL="0" distR="0" wp14:anchorId="5BCD5EFC" wp14:editId="70C1D79D">
            <wp:extent cx="3423514" cy="320705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6574" cy="3209918"/>
                    </a:xfrm>
                    <a:prstGeom prst="rect">
                      <a:avLst/>
                    </a:prstGeom>
                  </pic:spPr>
                </pic:pic>
              </a:graphicData>
            </a:graphic>
          </wp:inline>
        </w:drawing>
      </w:r>
    </w:p>
    <w:p w14:paraId="7D1F2EEC" w14:textId="77777777" w:rsidR="004B28BE" w:rsidRDefault="004B28BE" w:rsidP="004B28BE"/>
    <w:p w14:paraId="3057FC56" w14:textId="104C5ECE" w:rsidR="004B28BE" w:rsidRDefault="004B28BE" w:rsidP="004B28BE">
      <w:r>
        <w:t>In the next screen select “</w:t>
      </w:r>
      <w:r w:rsidR="00CF78FD">
        <w:t>supplychain</w:t>
      </w:r>
      <w:r>
        <w:t>schema” schema and the “</w:t>
      </w:r>
      <w:r w:rsidRPr="002C428D">
        <w:rPr>
          <w:highlight w:val="yellow"/>
        </w:rPr>
        <w:t>nyc_greentaxi</w:t>
      </w:r>
      <w:r>
        <w:t>” table.</w:t>
      </w:r>
    </w:p>
    <w:p w14:paraId="3A783899" w14:textId="4ACD7DDF" w:rsidR="004B28BE" w:rsidRDefault="004B28BE" w:rsidP="004B28BE"/>
    <w:p w14:paraId="4862A8AE" w14:textId="4A934051" w:rsidR="002C428D" w:rsidRDefault="002C428D" w:rsidP="004B28BE">
      <w:r w:rsidRPr="002C428D">
        <w:rPr>
          <w:highlight w:val="yellow"/>
        </w:rPr>
        <w:t>Update Screenshot</w:t>
      </w:r>
    </w:p>
    <w:p w14:paraId="312018C1" w14:textId="77777777" w:rsidR="004B28BE" w:rsidRDefault="004B28BE" w:rsidP="004B28BE">
      <w:r>
        <w:rPr>
          <w:noProof/>
        </w:rPr>
        <w:lastRenderedPageBreak/>
        <w:drawing>
          <wp:inline distT="0" distB="0" distL="0" distR="0" wp14:anchorId="57799BB8" wp14:editId="6F57BB15">
            <wp:extent cx="3099127" cy="251642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960" cy="2521977"/>
                    </a:xfrm>
                    <a:prstGeom prst="rect">
                      <a:avLst/>
                    </a:prstGeom>
                  </pic:spPr>
                </pic:pic>
              </a:graphicData>
            </a:graphic>
          </wp:inline>
        </w:drawing>
      </w:r>
    </w:p>
    <w:p w14:paraId="37626F6B" w14:textId="77777777" w:rsidR="004B28BE" w:rsidRDefault="004B28BE" w:rsidP="004B28BE"/>
    <w:p w14:paraId="56592467" w14:textId="77777777" w:rsidR="004B28BE" w:rsidRDefault="004B28BE" w:rsidP="004B28BE">
      <w:r>
        <w:t xml:space="preserve">In the following screens select </w:t>
      </w:r>
      <w:r w:rsidRPr="0063570F">
        <w:rPr>
          <w:b/>
        </w:rPr>
        <w:t>Preview data &gt; SPICE</w:t>
      </w:r>
      <w:r>
        <w:t xml:space="preserve"> as Data source and then </w:t>
      </w:r>
      <w:r>
        <w:rPr>
          <w:b/>
        </w:rPr>
        <w:t>Save &amp; v</w:t>
      </w:r>
      <w:r w:rsidRPr="0063570F">
        <w:rPr>
          <w:b/>
        </w:rPr>
        <w:t>is</w:t>
      </w:r>
      <w:r>
        <w:rPr>
          <w:b/>
        </w:rPr>
        <w:t>u</w:t>
      </w:r>
      <w:r w:rsidRPr="0063570F">
        <w:rPr>
          <w:b/>
        </w:rPr>
        <w:t>alize</w:t>
      </w:r>
      <w:r>
        <w:t>.</w:t>
      </w:r>
    </w:p>
    <w:p w14:paraId="34D656AA" w14:textId="77777777" w:rsidR="004B28BE" w:rsidRDefault="004B28BE" w:rsidP="004B28BE"/>
    <w:p w14:paraId="1DC78A08" w14:textId="77777777" w:rsidR="004B28BE" w:rsidRDefault="004B28BE" w:rsidP="004B28BE">
      <w:r>
        <w:t>Let’s do some visualization of the data in Redshift.</w:t>
      </w:r>
    </w:p>
    <w:p w14:paraId="0B071952" w14:textId="77777777" w:rsidR="004B28BE" w:rsidRDefault="004B28BE" w:rsidP="004B28BE"/>
    <w:p w14:paraId="2A630C0C" w14:textId="77777777" w:rsidR="004B28BE" w:rsidRDefault="004B28BE" w:rsidP="004B28BE"/>
    <w:p w14:paraId="34D1F71C" w14:textId="77777777" w:rsidR="004B28BE" w:rsidRDefault="004B28BE" w:rsidP="004B28BE"/>
    <w:p w14:paraId="7601C356" w14:textId="77777777" w:rsidR="004B28BE" w:rsidRDefault="004B28BE" w:rsidP="004B28BE"/>
    <w:p w14:paraId="3CAFB619" w14:textId="77777777" w:rsidR="004B28BE" w:rsidRDefault="004B28BE" w:rsidP="004B28BE"/>
    <w:p w14:paraId="3BE9C0AA" w14:textId="77777777" w:rsidR="004B28BE" w:rsidRDefault="004B28BE" w:rsidP="004B28BE"/>
    <w:p w14:paraId="1190FC99" w14:textId="77777777" w:rsidR="004B28BE" w:rsidRDefault="004B28BE" w:rsidP="004B28BE"/>
    <w:p w14:paraId="02372DF6" w14:textId="77777777" w:rsidR="004B28BE" w:rsidRDefault="004B28BE" w:rsidP="004B28BE">
      <w:pPr>
        <w:rPr>
          <w:b/>
        </w:rPr>
      </w:pPr>
      <w:r w:rsidRPr="008E65E8">
        <w:rPr>
          <w:b/>
        </w:rPr>
        <w:t>Viz# 1- Trip count over time</w:t>
      </w:r>
    </w:p>
    <w:p w14:paraId="19EAE892" w14:textId="77777777" w:rsidR="004B28BE" w:rsidRPr="008E65E8" w:rsidRDefault="004B28BE" w:rsidP="004B28BE">
      <w:pPr>
        <w:rPr>
          <w:b/>
        </w:rPr>
      </w:pPr>
    </w:p>
    <w:p w14:paraId="63E8F757" w14:textId="77777777" w:rsidR="004B28BE" w:rsidRDefault="004B28BE" w:rsidP="004B28BE">
      <w:r>
        <w:t xml:space="preserve">From the </w:t>
      </w:r>
      <w:r w:rsidRPr="000D3D6C">
        <w:rPr>
          <w:b/>
        </w:rPr>
        <w:t>SPICE nyc_greentaxi</w:t>
      </w:r>
      <w:r>
        <w:t xml:space="preserve"> Data set pane click on fields </w:t>
      </w:r>
      <w:r w:rsidRPr="000D3D6C">
        <w:rPr>
          <w:i/>
        </w:rPr>
        <w:t>lpep_pickup_datetime</w:t>
      </w:r>
      <w:r>
        <w:t xml:space="preserve"> and </w:t>
      </w:r>
      <w:r w:rsidRPr="000D3D6C">
        <w:rPr>
          <w:i/>
        </w:rPr>
        <w:t>trip_type</w:t>
      </w:r>
      <w:r>
        <w:t>. Adjust the graph by scrolling the bottom bar towards right.</w:t>
      </w:r>
    </w:p>
    <w:p w14:paraId="7B65AE53" w14:textId="77777777" w:rsidR="004B28BE" w:rsidRDefault="004B28BE" w:rsidP="004B28BE"/>
    <w:p w14:paraId="06DDB1AC" w14:textId="77777777" w:rsidR="004B28BE" w:rsidRDefault="004B28BE" w:rsidP="004B28BE">
      <w:r>
        <w:rPr>
          <w:noProof/>
        </w:rPr>
        <w:drawing>
          <wp:inline distT="0" distB="0" distL="0" distR="0" wp14:anchorId="13B0FB49" wp14:editId="07A4CD4E">
            <wp:extent cx="5943600" cy="248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85390"/>
                    </a:xfrm>
                    <a:prstGeom prst="rect">
                      <a:avLst/>
                    </a:prstGeom>
                  </pic:spPr>
                </pic:pic>
              </a:graphicData>
            </a:graphic>
          </wp:inline>
        </w:drawing>
      </w:r>
    </w:p>
    <w:p w14:paraId="01F5CF5B" w14:textId="77777777" w:rsidR="004B28BE" w:rsidRDefault="004B28BE" w:rsidP="004B28BE"/>
    <w:p w14:paraId="4E208E8E" w14:textId="77777777" w:rsidR="004B28BE" w:rsidRDefault="004B28BE" w:rsidP="004B28BE">
      <w:pPr>
        <w:rPr>
          <w:b/>
        </w:rPr>
      </w:pPr>
    </w:p>
    <w:p w14:paraId="5209B5C7" w14:textId="77777777" w:rsidR="004B28BE" w:rsidRDefault="004B28BE" w:rsidP="004B28BE">
      <w:pPr>
        <w:rPr>
          <w:b/>
        </w:rPr>
      </w:pPr>
    </w:p>
    <w:p w14:paraId="598F7C1E" w14:textId="77777777" w:rsidR="004B28BE" w:rsidRDefault="004B28BE" w:rsidP="004B28BE">
      <w:pPr>
        <w:rPr>
          <w:b/>
        </w:rPr>
      </w:pPr>
      <w:r w:rsidRPr="008E65E8">
        <w:rPr>
          <w:b/>
        </w:rPr>
        <w:t xml:space="preserve">Viz# </w:t>
      </w:r>
      <w:r>
        <w:rPr>
          <w:b/>
        </w:rPr>
        <w:t>2</w:t>
      </w:r>
      <w:r w:rsidRPr="008E65E8">
        <w:rPr>
          <w:b/>
        </w:rPr>
        <w:t xml:space="preserve">- </w:t>
      </w:r>
      <w:r>
        <w:rPr>
          <w:b/>
        </w:rPr>
        <w:t xml:space="preserve">Histogram on </w:t>
      </w:r>
      <w:r w:rsidRPr="008E65E8">
        <w:rPr>
          <w:b/>
        </w:rPr>
        <w:t xml:space="preserve">Trip </w:t>
      </w:r>
      <w:r>
        <w:rPr>
          <w:b/>
        </w:rPr>
        <w:t>distance</w:t>
      </w:r>
    </w:p>
    <w:p w14:paraId="70996928" w14:textId="77777777" w:rsidR="004B28BE" w:rsidRDefault="004B28BE" w:rsidP="004B28BE">
      <w:pPr>
        <w:rPr>
          <w:b/>
        </w:rPr>
      </w:pPr>
    </w:p>
    <w:p w14:paraId="486410B4" w14:textId="77777777" w:rsidR="004B28BE" w:rsidRDefault="004B28BE" w:rsidP="004B28BE">
      <w:r w:rsidRPr="008E65E8">
        <w:t>To add</w:t>
      </w:r>
      <w:r>
        <w:t xml:space="preserve"> another graph click + Add button on top left corner of the screen and select “</w:t>
      </w:r>
      <w:r w:rsidRPr="008E65E8">
        <w:rPr>
          <w:b/>
        </w:rPr>
        <w:t>Add visual</w:t>
      </w:r>
      <w:r>
        <w:t>”.</w:t>
      </w:r>
    </w:p>
    <w:p w14:paraId="41E195E5" w14:textId="77777777" w:rsidR="004B28BE" w:rsidRDefault="004B28BE" w:rsidP="004B28BE"/>
    <w:p w14:paraId="06403721" w14:textId="77777777" w:rsidR="004B28BE" w:rsidRDefault="004B28BE" w:rsidP="004B28BE">
      <w:r>
        <w:t>In order to plot histogram you need to create a calculated field. Click on + Add button and select “</w:t>
      </w:r>
      <w:r w:rsidRPr="008E65E8">
        <w:rPr>
          <w:b/>
        </w:rPr>
        <w:t>Add calculated field</w:t>
      </w:r>
      <w:r>
        <w:t>”.</w:t>
      </w:r>
    </w:p>
    <w:p w14:paraId="688FA4A8" w14:textId="77777777" w:rsidR="004B28BE" w:rsidRDefault="004B28BE" w:rsidP="004B28BE"/>
    <w:p w14:paraId="69ACBFA8" w14:textId="77777777" w:rsidR="004B28BE" w:rsidRDefault="004B28BE" w:rsidP="004B28BE">
      <w:r>
        <w:t xml:space="preserve">Provide field name </w:t>
      </w:r>
      <w:r w:rsidRPr="008E65E8">
        <w:rPr>
          <w:i/>
        </w:rPr>
        <w:t>Trip_dist_buckets</w:t>
      </w:r>
      <w:r>
        <w:rPr>
          <w:i/>
        </w:rPr>
        <w:t xml:space="preserve"> </w:t>
      </w:r>
      <w:r>
        <w:t>and enter the below formula and hit Create.</w:t>
      </w:r>
    </w:p>
    <w:p w14:paraId="23418F30" w14:textId="77777777" w:rsidR="004B28BE" w:rsidRDefault="004B28BE" w:rsidP="004B28BE"/>
    <w:p w14:paraId="251EE148" w14:textId="77777777" w:rsidR="004B28BE" w:rsidRPr="0009138E" w:rsidRDefault="004B28BE" w:rsidP="004B28BE">
      <w:pPr>
        <w:rPr>
          <w:rFonts w:ascii="Courier New" w:hAnsi="Courier New" w:cs="Courier New"/>
        </w:rPr>
      </w:pPr>
      <w:r w:rsidRPr="0009138E">
        <w:rPr>
          <w:rFonts w:ascii="Courier New" w:hAnsi="Courier New" w:cs="Courier New"/>
          <w:highlight w:val="yellow"/>
        </w:rPr>
        <w:t>ifelse({trip_distance} &lt;= 5,'0-5',{trip_distance} &gt; 5 and {trip_distance} &lt;= 10,'5-10',{trip_distance} &gt; 10 and {trip_distance} &lt; 30,'10-30','&gt; 30')</w:t>
      </w:r>
    </w:p>
    <w:p w14:paraId="2CB54D84" w14:textId="77777777" w:rsidR="004B28BE" w:rsidRDefault="004B28BE" w:rsidP="004B28BE"/>
    <w:p w14:paraId="426B89EF" w14:textId="77777777" w:rsidR="004B28BE" w:rsidRDefault="004B28BE" w:rsidP="004B28BE">
      <w:r>
        <w:rPr>
          <w:noProof/>
        </w:rPr>
        <w:drawing>
          <wp:inline distT="0" distB="0" distL="0" distR="0" wp14:anchorId="5864DC23" wp14:editId="305E0A66">
            <wp:extent cx="5943600" cy="3634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34740"/>
                    </a:xfrm>
                    <a:prstGeom prst="rect">
                      <a:avLst/>
                    </a:prstGeom>
                  </pic:spPr>
                </pic:pic>
              </a:graphicData>
            </a:graphic>
          </wp:inline>
        </w:drawing>
      </w:r>
    </w:p>
    <w:p w14:paraId="32976C84" w14:textId="77777777" w:rsidR="004B28BE" w:rsidRDefault="004B28BE" w:rsidP="004B28BE"/>
    <w:p w14:paraId="762AE3DC" w14:textId="77777777" w:rsidR="004B28BE" w:rsidRDefault="004B28BE" w:rsidP="004B28BE">
      <w:r>
        <w:t>Next select visual type “</w:t>
      </w:r>
      <w:r w:rsidRPr="0009138E">
        <w:rPr>
          <w:b/>
        </w:rPr>
        <w:t>Clustered bar combo chart:</w:t>
      </w:r>
      <w:r>
        <w:t xml:space="preserve">” from the Visual types pane. </w:t>
      </w:r>
    </w:p>
    <w:p w14:paraId="66745BF1" w14:textId="77777777" w:rsidR="004B28BE" w:rsidRDefault="004B28BE" w:rsidP="004B28BE"/>
    <w:p w14:paraId="18F8117B" w14:textId="77777777" w:rsidR="004B28BE" w:rsidRDefault="004B28BE" w:rsidP="004B28BE">
      <w:r>
        <w:rPr>
          <w:noProof/>
        </w:rPr>
        <w:lastRenderedPageBreak/>
        <w:drawing>
          <wp:inline distT="0" distB="0" distL="0" distR="0" wp14:anchorId="22C1C32C" wp14:editId="7E6939D6">
            <wp:extent cx="2560585" cy="144402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8852" cy="1448690"/>
                    </a:xfrm>
                    <a:prstGeom prst="rect">
                      <a:avLst/>
                    </a:prstGeom>
                  </pic:spPr>
                </pic:pic>
              </a:graphicData>
            </a:graphic>
          </wp:inline>
        </w:drawing>
      </w:r>
    </w:p>
    <w:p w14:paraId="7FC368DB" w14:textId="77777777" w:rsidR="004B28BE" w:rsidRDefault="004B28BE" w:rsidP="004B28BE"/>
    <w:p w14:paraId="069A9D36" w14:textId="77777777" w:rsidR="004B28BE" w:rsidRDefault="004B28BE" w:rsidP="004B28BE">
      <w:r>
        <w:t xml:space="preserve">From the data set pane click on </w:t>
      </w:r>
      <w:r w:rsidRPr="0009138E">
        <w:rPr>
          <w:i/>
        </w:rPr>
        <w:t>Trip_dist_buckets</w:t>
      </w:r>
      <w:r>
        <w:t xml:space="preserve">, </w:t>
      </w:r>
      <w:r>
        <w:rPr>
          <w:i/>
        </w:rPr>
        <w:t>total_amount</w:t>
      </w:r>
      <w:r w:rsidRPr="000D3D6C">
        <w:rPr>
          <w:i/>
        </w:rPr>
        <w:t xml:space="preserve"> </w:t>
      </w:r>
      <w:r w:rsidRPr="00FC0C1B">
        <w:t>and</w:t>
      </w:r>
      <w:r>
        <w:rPr>
          <w:i/>
        </w:rPr>
        <w:t xml:space="preserve"> </w:t>
      </w:r>
      <w:r w:rsidRPr="000D3D6C">
        <w:rPr>
          <w:i/>
        </w:rPr>
        <w:t>lpep_pickup_datetime</w:t>
      </w:r>
      <w:r>
        <w:rPr>
          <w:i/>
        </w:rPr>
        <w:t xml:space="preserve">. </w:t>
      </w:r>
      <w:r>
        <w:t>Then click on the field well on the top.</w:t>
      </w:r>
    </w:p>
    <w:p w14:paraId="748DD9A2" w14:textId="77777777" w:rsidR="004B28BE" w:rsidRDefault="004B28BE" w:rsidP="004B28BE"/>
    <w:p w14:paraId="00E324D3" w14:textId="77777777" w:rsidR="004B28BE" w:rsidRPr="00FC0C1B" w:rsidRDefault="004B28BE" w:rsidP="004B28BE">
      <w:r>
        <w:rPr>
          <w:noProof/>
        </w:rPr>
        <w:drawing>
          <wp:inline distT="0" distB="0" distL="0" distR="0" wp14:anchorId="25DCB231" wp14:editId="1EACC790">
            <wp:extent cx="5943600" cy="240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665"/>
                    </a:xfrm>
                    <a:prstGeom prst="rect">
                      <a:avLst/>
                    </a:prstGeom>
                  </pic:spPr>
                </pic:pic>
              </a:graphicData>
            </a:graphic>
          </wp:inline>
        </w:drawing>
      </w:r>
    </w:p>
    <w:p w14:paraId="250867A1" w14:textId="77777777" w:rsidR="004B28BE" w:rsidRDefault="004B28BE" w:rsidP="004B28BE"/>
    <w:p w14:paraId="4E7C4F13" w14:textId="77777777" w:rsidR="004B28BE" w:rsidRDefault="004B28BE" w:rsidP="004B28BE">
      <w:pPr>
        <w:rPr>
          <w:i/>
        </w:rPr>
      </w:pPr>
      <w:r>
        <w:t xml:space="preserve">Drag </w:t>
      </w:r>
      <w:r w:rsidRPr="000D3D6C">
        <w:rPr>
          <w:i/>
        </w:rPr>
        <w:t>lpep_pickup_datetime</w:t>
      </w:r>
      <w:r>
        <w:rPr>
          <w:i/>
        </w:rPr>
        <w:t xml:space="preserve"> </w:t>
      </w:r>
      <w:r w:rsidRPr="00FD5F69">
        <w:t>into the Lines well</w:t>
      </w:r>
      <w:r>
        <w:rPr>
          <w:i/>
        </w:rPr>
        <w:t>.</w:t>
      </w:r>
    </w:p>
    <w:p w14:paraId="11F26B1A" w14:textId="77777777" w:rsidR="004B28BE" w:rsidRDefault="004B28BE" w:rsidP="004B28BE">
      <w:pPr>
        <w:rPr>
          <w:i/>
        </w:rPr>
      </w:pPr>
    </w:p>
    <w:p w14:paraId="4DB1B82C" w14:textId="525699B4" w:rsidR="004B28BE" w:rsidRPr="001F6056" w:rsidRDefault="004B28BE" w:rsidP="001F6056">
      <w:r>
        <w:rPr>
          <w:noProof/>
        </w:rPr>
        <w:drawing>
          <wp:inline distT="0" distB="0" distL="0" distR="0" wp14:anchorId="657096E8" wp14:editId="2B5A39F1">
            <wp:extent cx="5943600" cy="2574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74290"/>
                    </a:xfrm>
                    <a:prstGeom prst="rect">
                      <a:avLst/>
                    </a:prstGeom>
                  </pic:spPr>
                </pic:pic>
              </a:graphicData>
            </a:graphic>
          </wp:inline>
        </w:drawing>
      </w:r>
    </w:p>
    <w:p w14:paraId="6A011BC3" w14:textId="77777777" w:rsidR="001F6056" w:rsidRDefault="001F6056" w:rsidP="001F6056"/>
    <w:p w14:paraId="35F343C1" w14:textId="0F02659E" w:rsidR="004B28BE" w:rsidRDefault="004B28BE" w:rsidP="004B28BE">
      <w:pPr>
        <w:pStyle w:val="Heading1"/>
        <w:rPr>
          <w:b/>
        </w:rPr>
      </w:pPr>
      <w:r>
        <w:rPr>
          <w:b/>
        </w:rPr>
        <w:t>Build on the data lake</w:t>
      </w:r>
    </w:p>
    <w:p w14:paraId="507B1FCD" w14:textId="77777777" w:rsidR="004B28BE" w:rsidRDefault="004B28BE" w:rsidP="004B28BE"/>
    <w:p w14:paraId="1E7FC967" w14:textId="77777777" w:rsidR="004B28BE" w:rsidRDefault="004B28BE" w:rsidP="004B28BE">
      <w:r>
        <w:t xml:space="preserve">The above visualization provides very little insight on some of the dimensions of the data for example </w:t>
      </w:r>
      <w:r w:rsidRPr="00FD5F69">
        <w:rPr>
          <w:i/>
        </w:rPr>
        <w:t>trip_type</w:t>
      </w:r>
      <w:r>
        <w:t xml:space="preserve"> and </w:t>
      </w:r>
      <w:r w:rsidRPr="00FD5F69">
        <w:rPr>
          <w:i/>
        </w:rPr>
        <w:t>payment_type</w:t>
      </w:r>
      <w:r>
        <w:t xml:space="preserve"> are encoded as integer value.</w:t>
      </w:r>
    </w:p>
    <w:p w14:paraId="275E244D" w14:textId="77777777" w:rsidR="004B28BE" w:rsidRDefault="004B28BE" w:rsidP="004B28BE"/>
    <w:p w14:paraId="61A35412" w14:textId="77777777" w:rsidR="004B28BE" w:rsidRDefault="004B28BE" w:rsidP="004B28BE">
      <w:r>
        <w:t>Next we want to create transformation and visualize the transformed data using QuickSight.</w:t>
      </w:r>
    </w:p>
    <w:p w14:paraId="51DD15EC" w14:textId="77777777" w:rsidR="004B28BE" w:rsidRDefault="004B28BE" w:rsidP="004B28BE"/>
    <w:p w14:paraId="299EE157" w14:textId="77777777" w:rsidR="004B28BE" w:rsidRDefault="004B28BE" w:rsidP="004B28BE">
      <w:r>
        <w:t>You will first create a crawler to register the Parquet data unloaded from Redshift, into Glue catalog.</w:t>
      </w:r>
    </w:p>
    <w:p w14:paraId="4F37A1F1" w14:textId="77777777" w:rsidR="004B28BE" w:rsidRDefault="004B28BE" w:rsidP="004B28BE"/>
    <w:p w14:paraId="244C8480" w14:textId="77777777" w:rsidR="004B28BE" w:rsidRPr="00FA4A56" w:rsidRDefault="004B28BE" w:rsidP="004B28BE">
      <w:pPr>
        <w:rPr>
          <w:b/>
        </w:rPr>
      </w:pPr>
      <w:r>
        <w:rPr>
          <w:b/>
        </w:rPr>
        <w:t xml:space="preserve">AWS Glue&gt; </w:t>
      </w:r>
      <w:r w:rsidRPr="00FA4A56">
        <w:rPr>
          <w:b/>
        </w:rPr>
        <w:t>Crawlers &gt; Add crawler</w:t>
      </w:r>
      <w:r>
        <w:t xml:space="preserve">. Give a crawler name and hit next couple of times until you reach </w:t>
      </w:r>
      <w:r w:rsidRPr="00FA4A56">
        <w:rPr>
          <w:b/>
        </w:rPr>
        <w:t>Choose a data store</w:t>
      </w:r>
    </w:p>
    <w:p w14:paraId="2683F632" w14:textId="77777777" w:rsidR="004B28BE" w:rsidRDefault="004B28BE" w:rsidP="004B28BE"/>
    <w:p w14:paraId="2F88B1E2" w14:textId="77777777" w:rsidR="004B28BE" w:rsidRDefault="004B28BE" w:rsidP="004B28BE">
      <w:r>
        <w:rPr>
          <w:noProof/>
        </w:rPr>
        <w:lastRenderedPageBreak/>
        <w:drawing>
          <wp:inline distT="0" distB="0" distL="0" distR="0" wp14:anchorId="3F6DAF76" wp14:editId="6DF124B2">
            <wp:extent cx="2381061" cy="1879412"/>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0963" cy="1887228"/>
                    </a:xfrm>
                    <a:prstGeom prst="rect">
                      <a:avLst/>
                    </a:prstGeom>
                  </pic:spPr>
                </pic:pic>
              </a:graphicData>
            </a:graphic>
          </wp:inline>
        </w:drawing>
      </w:r>
    </w:p>
    <w:p w14:paraId="2A1CFD26" w14:textId="77777777" w:rsidR="004B28BE" w:rsidRDefault="004B28BE" w:rsidP="004B28BE">
      <w:r>
        <w:t xml:space="preserve">Include path add the location of the parquet folder. It will look like below- </w:t>
      </w:r>
    </w:p>
    <w:p w14:paraId="352870AC" w14:textId="77777777" w:rsidR="004B28BE" w:rsidRDefault="004B28BE" w:rsidP="004B28BE">
      <w:r>
        <w:rPr>
          <w:noProof/>
        </w:rPr>
        <w:drawing>
          <wp:inline distT="0" distB="0" distL="0" distR="0" wp14:anchorId="5719B0E8" wp14:editId="0FA49205">
            <wp:extent cx="3965418" cy="209328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2362" cy="2096949"/>
                    </a:xfrm>
                    <a:prstGeom prst="rect">
                      <a:avLst/>
                    </a:prstGeom>
                  </pic:spPr>
                </pic:pic>
              </a:graphicData>
            </a:graphic>
          </wp:inline>
        </w:drawing>
      </w:r>
    </w:p>
    <w:p w14:paraId="6B775677" w14:textId="77777777" w:rsidR="004B28BE" w:rsidRDefault="004B28BE" w:rsidP="004B28BE"/>
    <w:p w14:paraId="5C3D0738" w14:textId="77777777" w:rsidR="004B28BE" w:rsidRDefault="004B28BE" w:rsidP="004B28BE">
      <w:r>
        <w:t>Hit next couple of times. Choose the IAM role that does NOT say “TeamRole”.</w:t>
      </w:r>
    </w:p>
    <w:p w14:paraId="2C4AD014" w14:textId="77777777" w:rsidR="004B28BE" w:rsidRDefault="004B28BE" w:rsidP="004B28BE"/>
    <w:p w14:paraId="4D1D55D9" w14:textId="77777777" w:rsidR="004B28BE" w:rsidRDefault="004B28BE" w:rsidP="004B28BE">
      <w:r>
        <w:t>After next few screens click on Add database and give the name “</w:t>
      </w:r>
      <w:r w:rsidRPr="00AD247E">
        <w:rPr>
          <w:b/>
        </w:rPr>
        <w:t>default</w:t>
      </w:r>
      <w:r>
        <w:t>” and enter “</w:t>
      </w:r>
      <w:r w:rsidRPr="00AD247E">
        <w:rPr>
          <w:b/>
        </w:rPr>
        <w:t>nyctaxi_</w:t>
      </w:r>
      <w:r>
        <w:t xml:space="preserve">” as Prefix added to tables.  </w:t>
      </w:r>
    </w:p>
    <w:p w14:paraId="797343B7" w14:textId="77777777" w:rsidR="004B28BE" w:rsidRDefault="004B28BE" w:rsidP="004B28BE"/>
    <w:p w14:paraId="55F9B42C" w14:textId="77777777" w:rsidR="004B28BE" w:rsidRDefault="004B28BE" w:rsidP="004B28BE">
      <w:r>
        <w:rPr>
          <w:noProof/>
        </w:rPr>
        <w:drawing>
          <wp:inline distT="0" distB="0" distL="0" distR="0" wp14:anchorId="37828636" wp14:editId="25638888">
            <wp:extent cx="5943600" cy="1509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09395"/>
                    </a:xfrm>
                    <a:prstGeom prst="rect">
                      <a:avLst/>
                    </a:prstGeom>
                  </pic:spPr>
                </pic:pic>
              </a:graphicData>
            </a:graphic>
          </wp:inline>
        </w:drawing>
      </w:r>
    </w:p>
    <w:p w14:paraId="6781DD04" w14:textId="77777777" w:rsidR="004B28BE" w:rsidRDefault="004B28BE" w:rsidP="004B28BE"/>
    <w:p w14:paraId="7C08C4E8" w14:textId="77777777" w:rsidR="004B28BE" w:rsidRDefault="004B28BE" w:rsidP="004B28BE">
      <w:r>
        <w:t xml:space="preserve">Hit Finish and click on </w:t>
      </w:r>
      <w:r w:rsidRPr="00915CA1">
        <w:rPr>
          <w:b/>
        </w:rPr>
        <w:t>Run it now</w:t>
      </w:r>
      <w:r>
        <w:t>.</w:t>
      </w:r>
    </w:p>
    <w:p w14:paraId="7776EC0B" w14:textId="77777777" w:rsidR="004B28BE" w:rsidRDefault="004B28BE" w:rsidP="004B28BE"/>
    <w:p w14:paraId="284A5443" w14:textId="77777777" w:rsidR="004B28BE" w:rsidRDefault="004B28BE" w:rsidP="004B28BE">
      <w:r>
        <w:t xml:space="preserve">Once finished the new table </w:t>
      </w:r>
      <w:r w:rsidRPr="00FB2810">
        <w:rPr>
          <w:b/>
        </w:rPr>
        <w:t>nyctaxi_parquet</w:t>
      </w:r>
      <w:r>
        <w:t xml:space="preserve"> will show up under </w:t>
      </w:r>
      <w:r w:rsidRPr="00BD2357">
        <w:rPr>
          <w:b/>
        </w:rPr>
        <w:t>Databases &gt; Tables</w:t>
      </w:r>
      <w:r>
        <w:t xml:space="preserve">. </w:t>
      </w:r>
    </w:p>
    <w:p w14:paraId="468F6854" w14:textId="77777777" w:rsidR="004B28BE" w:rsidRDefault="004B28BE" w:rsidP="004B28BE"/>
    <w:p w14:paraId="6225E658" w14:textId="77777777" w:rsidR="001F7CD9" w:rsidRDefault="004B28BE" w:rsidP="004B28BE">
      <w:r>
        <w:t>We go back to QuickSight creating a new Dataset.</w:t>
      </w:r>
    </w:p>
    <w:p w14:paraId="7A607A00" w14:textId="77777777" w:rsidR="001F7CD9" w:rsidRDefault="001F7CD9" w:rsidP="004B28BE"/>
    <w:p w14:paraId="7954D6F8" w14:textId="77777777" w:rsidR="001F7CD9" w:rsidRDefault="004B28BE" w:rsidP="004B28BE">
      <w:r>
        <w:t xml:space="preserve">Create a </w:t>
      </w:r>
      <w:r w:rsidRPr="00FE351D">
        <w:rPr>
          <w:b/>
        </w:rPr>
        <w:t>New Redshift data source</w:t>
      </w:r>
      <w:r>
        <w:t xml:space="preserve">. </w:t>
      </w:r>
    </w:p>
    <w:p w14:paraId="7B479E76" w14:textId="77777777" w:rsidR="001F7CD9" w:rsidRDefault="001F7CD9" w:rsidP="004B28BE"/>
    <w:p w14:paraId="06A23E21" w14:textId="46C7D51D" w:rsidR="004B28BE" w:rsidRPr="00FE351D" w:rsidRDefault="004B28BE" w:rsidP="004B28BE">
      <w:pPr>
        <w:rPr>
          <w:b/>
        </w:rPr>
      </w:pPr>
      <w:r>
        <w:t xml:space="preserve">Select the spectrum_schema and nyctaxi_parquet table and then </w:t>
      </w:r>
      <w:r w:rsidRPr="00FE351D">
        <w:rPr>
          <w:b/>
        </w:rPr>
        <w:t>Edit/ Preview data</w:t>
      </w:r>
    </w:p>
    <w:p w14:paraId="193622C6" w14:textId="05970869" w:rsidR="004B28BE" w:rsidRDefault="004B28BE" w:rsidP="004B28BE"/>
    <w:p w14:paraId="0E2A5B38" w14:textId="09FA3A3B" w:rsidR="001F7CD9" w:rsidRDefault="001F7CD9" w:rsidP="004B28BE"/>
    <w:p w14:paraId="5F989677" w14:textId="77777777" w:rsidR="001F7CD9" w:rsidRDefault="001F7CD9" w:rsidP="004B28BE"/>
    <w:p w14:paraId="4CE0D4E7" w14:textId="77777777" w:rsidR="004B28BE" w:rsidRDefault="004B28BE" w:rsidP="004B28BE">
      <w:r>
        <w:rPr>
          <w:noProof/>
        </w:rPr>
        <w:drawing>
          <wp:inline distT="0" distB="0" distL="0" distR="0" wp14:anchorId="767984BF" wp14:editId="2EE68E32">
            <wp:extent cx="3796589" cy="31184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1149" cy="3122146"/>
                    </a:xfrm>
                    <a:prstGeom prst="rect">
                      <a:avLst/>
                    </a:prstGeom>
                  </pic:spPr>
                </pic:pic>
              </a:graphicData>
            </a:graphic>
          </wp:inline>
        </w:drawing>
      </w:r>
    </w:p>
    <w:p w14:paraId="68548CFD" w14:textId="77777777" w:rsidR="004B28BE" w:rsidRDefault="004B28BE" w:rsidP="004B28BE"/>
    <w:p w14:paraId="0EB1B568" w14:textId="77777777" w:rsidR="004B28BE" w:rsidRDefault="004B28BE" w:rsidP="004B28BE">
      <w:r>
        <w:t xml:space="preserve">Select </w:t>
      </w:r>
      <w:r w:rsidRPr="00FE351D">
        <w:rPr>
          <w:b/>
        </w:rPr>
        <w:t>SPICE</w:t>
      </w:r>
      <w:r>
        <w:t xml:space="preserve"> and then </w:t>
      </w:r>
      <w:r w:rsidRPr="00FE351D">
        <w:rPr>
          <w:b/>
        </w:rPr>
        <w:t>Save and visualize</w:t>
      </w:r>
      <w:r>
        <w:t>.</w:t>
      </w:r>
    </w:p>
    <w:p w14:paraId="5289150C" w14:textId="77777777" w:rsidR="004B28BE" w:rsidRDefault="004B28BE" w:rsidP="004B28BE"/>
    <w:p w14:paraId="6FF94506" w14:textId="77777777" w:rsidR="004B28BE" w:rsidRDefault="004B28BE" w:rsidP="004B28BE">
      <w:r>
        <w:rPr>
          <w:noProof/>
        </w:rPr>
        <w:drawing>
          <wp:inline distT="0" distB="0" distL="0" distR="0" wp14:anchorId="5DE9E2EA" wp14:editId="70B3012C">
            <wp:extent cx="5943600" cy="312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27375"/>
                    </a:xfrm>
                    <a:prstGeom prst="rect">
                      <a:avLst/>
                    </a:prstGeom>
                  </pic:spPr>
                </pic:pic>
              </a:graphicData>
            </a:graphic>
          </wp:inline>
        </w:drawing>
      </w:r>
    </w:p>
    <w:p w14:paraId="48D9E4F3" w14:textId="77777777" w:rsidR="004B28BE" w:rsidRDefault="004B28BE" w:rsidP="004B28BE"/>
    <w:p w14:paraId="6A311C29" w14:textId="77777777" w:rsidR="004B28BE" w:rsidRDefault="004B28BE" w:rsidP="004B28BE">
      <w:r>
        <w:t xml:space="preserve">This brings us to the end of the lab. </w:t>
      </w:r>
    </w:p>
    <w:p w14:paraId="79124195" w14:textId="77777777" w:rsidR="004B28BE" w:rsidRDefault="004B28BE" w:rsidP="004B28BE"/>
    <w:p w14:paraId="4C6AF886" w14:textId="7BD1336F" w:rsidR="004B28BE" w:rsidRDefault="004B28BE" w:rsidP="004B28BE"/>
    <w:p w14:paraId="23AF3238" w14:textId="132662CA" w:rsidR="001F7CD9" w:rsidRDefault="001F7CD9" w:rsidP="004B28BE"/>
    <w:p w14:paraId="42A8AE0F" w14:textId="2C29BF3A" w:rsidR="001F7CD9" w:rsidRDefault="001F7CD9" w:rsidP="001F6056">
      <w:pPr>
        <w:pStyle w:val="Heading1"/>
      </w:pPr>
      <w:r w:rsidRPr="001F6056">
        <w:t>Delete AWS resources</w:t>
      </w:r>
      <w:r>
        <w:t xml:space="preserve"> </w:t>
      </w:r>
      <w:r w:rsidR="00965DCE">
        <w:t xml:space="preserve">from </w:t>
      </w:r>
      <w:r w:rsidR="001F6056">
        <w:t>Cloud formation</w:t>
      </w:r>
      <w:r w:rsidR="00965DCE">
        <w:t xml:space="preserve"> console.</w:t>
      </w:r>
    </w:p>
    <w:p w14:paraId="6B5B85C4" w14:textId="3127A1F3" w:rsidR="00965DCE" w:rsidRDefault="00965DCE" w:rsidP="004B28BE"/>
    <w:p w14:paraId="587CA77D" w14:textId="63385D3F" w:rsidR="00965DCE" w:rsidRDefault="00965DCE" w:rsidP="004B28BE">
      <w:r>
        <w:t>Select the stack you created at the begin and click DELETE Stack.</w:t>
      </w:r>
    </w:p>
    <w:p w14:paraId="3ECD0F36" w14:textId="77777777" w:rsidR="004B28BE" w:rsidRPr="00AD247E" w:rsidRDefault="004B28BE" w:rsidP="004B28BE">
      <w:r>
        <w:t>Please fill in the survey at the end of this lab.</w:t>
      </w:r>
    </w:p>
    <w:p w14:paraId="46D646A9" w14:textId="77777777" w:rsidR="004B28BE" w:rsidRPr="00AD247E" w:rsidRDefault="004B28BE" w:rsidP="00FE351D"/>
    <w:sectPr w:rsidR="004B28BE" w:rsidRPr="00AD247E" w:rsidSect="00D55F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4B63"/>
    <w:multiLevelType w:val="hybridMultilevel"/>
    <w:tmpl w:val="8D741D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C7E05"/>
    <w:multiLevelType w:val="hybridMultilevel"/>
    <w:tmpl w:val="8438029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E0771"/>
    <w:multiLevelType w:val="multilevel"/>
    <w:tmpl w:val="3FEC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627D81"/>
    <w:multiLevelType w:val="multilevel"/>
    <w:tmpl w:val="31D8A5B0"/>
    <w:lvl w:ilvl="0">
      <w:start w:val="1"/>
      <w:numFmt w:val="decimal"/>
      <w:lvlText w:val="%1."/>
      <w:lvlJc w:val="left"/>
      <w:pPr>
        <w:ind w:left="360" w:hanging="360"/>
      </w:pPr>
      <w:rPr>
        <w:rFonts w:hint="default"/>
        <w:b w:val="0"/>
      </w:rPr>
    </w:lvl>
    <w:lvl w:ilvl="1">
      <w:start w:val="1"/>
      <w:numFmt w:val="decimal"/>
      <w:isLgl/>
      <w:lvlText w:val="%1.%2"/>
      <w:lvlJc w:val="left"/>
      <w:pPr>
        <w:ind w:left="360" w:hanging="360"/>
      </w:pPr>
      <w:rPr>
        <w:rFonts w:hint="default"/>
      </w:rPr>
    </w:lvl>
    <w:lvl w:ilvl="2">
      <w:start w:val="1"/>
      <w:numFmt w:val="decimalZero"/>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0EB2C4D"/>
    <w:multiLevelType w:val="hybridMultilevel"/>
    <w:tmpl w:val="A0D6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00830"/>
    <w:multiLevelType w:val="hybridMultilevel"/>
    <w:tmpl w:val="33280BF0"/>
    <w:lvl w:ilvl="0" w:tplc="04090001">
      <w:start w:val="2"/>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02FC8"/>
    <w:multiLevelType w:val="hybridMultilevel"/>
    <w:tmpl w:val="D03C42A6"/>
    <w:lvl w:ilvl="0" w:tplc="AAE0BD4E">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274ECF"/>
    <w:multiLevelType w:val="hybridMultilevel"/>
    <w:tmpl w:val="F350C77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840AAC"/>
    <w:multiLevelType w:val="hybridMultilevel"/>
    <w:tmpl w:val="501CB49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5493BFB"/>
    <w:multiLevelType w:val="hybridMultilevel"/>
    <w:tmpl w:val="0820FD6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5B4239"/>
    <w:multiLevelType w:val="hybridMultilevel"/>
    <w:tmpl w:val="68D8C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0"/>
  </w:num>
  <w:num w:numId="4">
    <w:abstractNumId w:val="7"/>
  </w:num>
  <w:num w:numId="5">
    <w:abstractNumId w:val="10"/>
  </w:num>
  <w:num w:numId="6">
    <w:abstractNumId w:val="2"/>
  </w:num>
  <w:num w:numId="7">
    <w:abstractNumId w:val="1"/>
  </w:num>
  <w:num w:numId="8">
    <w:abstractNumId w:val="4"/>
  </w:num>
  <w:num w:numId="9">
    <w:abstractNumId w:val="5"/>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C62"/>
    <w:rsid w:val="00013100"/>
    <w:rsid w:val="00021915"/>
    <w:rsid w:val="00032AA2"/>
    <w:rsid w:val="000402BF"/>
    <w:rsid w:val="00061DDB"/>
    <w:rsid w:val="0007137A"/>
    <w:rsid w:val="000A2FA6"/>
    <w:rsid w:val="000A5828"/>
    <w:rsid w:val="000A5ABE"/>
    <w:rsid w:val="000B09A8"/>
    <w:rsid w:val="000D0429"/>
    <w:rsid w:val="000E76A9"/>
    <w:rsid w:val="000F18D7"/>
    <w:rsid w:val="000F6579"/>
    <w:rsid w:val="001223D3"/>
    <w:rsid w:val="00157AFE"/>
    <w:rsid w:val="001659FD"/>
    <w:rsid w:val="001754F8"/>
    <w:rsid w:val="0018241C"/>
    <w:rsid w:val="00186FCA"/>
    <w:rsid w:val="001D1A55"/>
    <w:rsid w:val="001D44F3"/>
    <w:rsid w:val="001D61ED"/>
    <w:rsid w:val="001E5E08"/>
    <w:rsid w:val="001F6056"/>
    <w:rsid w:val="001F7CD9"/>
    <w:rsid w:val="00206EBA"/>
    <w:rsid w:val="002232B7"/>
    <w:rsid w:val="00247B96"/>
    <w:rsid w:val="0026197C"/>
    <w:rsid w:val="00263583"/>
    <w:rsid w:val="0027225C"/>
    <w:rsid w:val="00295D1E"/>
    <w:rsid w:val="002B2CD4"/>
    <w:rsid w:val="002B49CB"/>
    <w:rsid w:val="002C40AA"/>
    <w:rsid w:val="002C428D"/>
    <w:rsid w:val="002E0D46"/>
    <w:rsid w:val="002E229C"/>
    <w:rsid w:val="00307508"/>
    <w:rsid w:val="00315019"/>
    <w:rsid w:val="00324AF7"/>
    <w:rsid w:val="00342041"/>
    <w:rsid w:val="0036227E"/>
    <w:rsid w:val="003A429B"/>
    <w:rsid w:val="003B0B61"/>
    <w:rsid w:val="003C6750"/>
    <w:rsid w:val="003D37F4"/>
    <w:rsid w:val="003D6411"/>
    <w:rsid w:val="003D6E00"/>
    <w:rsid w:val="003E7584"/>
    <w:rsid w:val="00420E36"/>
    <w:rsid w:val="00422807"/>
    <w:rsid w:val="00423605"/>
    <w:rsid w:val="00444CC2"/>
    <w:rsid w:val="00460704"/>
    <w:rsid w:val="00461A3D"/>
    <w:rsid w:val="004638E4"/>
    <w:rsid w:val="00484ED2"/>
    <w:rsid w:val="004A1FB2"/>
    <w:rsid w:val="004A4EA8"/>
    <w:rsid w:val="004B02F4"/>
    <w:rsid w:val="004B28BE"/>
    <w:rsid w:val="004E1F6E"/>
    <w:rsid w:val="004E24A2"/>
    <w:rsid w:val="004E6A91"/>
    <w:rsid w:val="004E7A08"/>
    <w:rsid w:val="004F5608"/>
    <w:rsid w:val="00510B47"/>
    <w:rsid w:val="0051214D"/>
    <w:rsid w:val="0051350C"/>
    <w:rsid w:val="005270E8"/>
    <w:rsid w:val="00564E33"/>
    <w:rsid w:val="005971D7"/>
    <w:rsid w:val="005B0A6D"/>
    <w:rsid w:val="005D147A"/>
    <w:rsid w:val="005E6453"/>
    <w:rsid w:val="00615ED3"/>
    <w:rsid w:val="00625AE0"/>
    <w:rsid w:val="0063570F"/>
    <w:rsid w:val="00646622"/>
    <w:rsid w:val="00646C90"/>
    <w:rsid w:val="006548B4"/>
    <w:rsid w:val="00655880"/>
    <w:rsid w:val="00682A96"/>
    <w:rsid w:val="006913FB"/>
    <w:rsid w:val="0069567A"/>
    <w:rsid w:val="006C32C9"/>
    <w:rsid w:val="006C7ED1"/>
    <w:rsid w:val="006E3A03"/>
    <w:rsid w:val="006F63BC"/>
    <w:rsid w:val="007021CF"/>
    <w:rsid w:val="00715A40"/>
    <w:rsid w:val="00724551"/>
    <w:rsid w:val="00730653"/>
    <w:rsid w:val="007358F6"/>
    <w:rsid w:val="007358FE"/>
    <w:rsid w:val="0074251B"/>
    <w:rsid w:val="00760F81"/>
    <w:rsid w:val="007700A8"/>
    <w:rsid w:val="00774DF5"/>
    <w:rsid w:val="007834E0"/>
    <w:rsid w:val="00786791"/>
    <w:rsid w:val="007B52D4"/>
    <w:rsid w:val="007B79F1"/>
    <w:rsid w:val="007C4ED1"/>
    <w:rsid w:val="007D40FB"/>
    <w:rsid w:val="007E07F4"/>
    <w:rsid w:val="007F7B3D"/>
    <w:rsid w:val="00816D2E"/>
    <w:rsid w:val="008206E0"/>
    <w:rsid w:val="00832C16"/>
    <w:rsid w:val="00834298"/>
    <w:rsid w:val="00866117"/>
    <w:rsid w:val="00866814"/>
    <w:rsid w:val="00883770"/>
    <w:rsid w:val="008B1531"/>
    <w:rsid w:val="008C44EC"/>
    <w:rsid w:val="008D01AE"/>
    <w:rsid w:val="008F0DEB"/>
    <w:rsid w:val="0090695D"/>
    <w:rsid w:val="00914581"/>
    <w:rsid w:val="00915CA1"/>
    <w:rsid w:val="0092676F"/>
    <w:rsid w:val="00927CFD"/>
    <w:rsid w:val="00947B67"/>
    <w:rsid w:val="009659E2"/>
    <w:rsid w:val="00965DCE"/>
    <w:rsid w:val="00970AB1"/>
    <w:rsid w:val="00984073"/>
    <w:rsid w:val="009B251F"/>
    <w:rsid w:val="009B7928"/>
    <w:rsid w:val="009C5D0E"/>
    <w:rsid w:val="009D02CB"/>
    <w:rsid w:val="009D1962"/>
    <w:rsid w:val="009D4867"/>
    <w:rsid w:val="009E0F74"/>
    <w:rsid w:val="009F2328"/>
    <w:rsid w:val="00A15150"/>
    <w:rsid w:val="00A32928"/>
    <w:rsid w:val="00A50165"/>
    <w:rsid w:val="00A508D4"/>
    <w:rsid w:val="00A718C5"/>
    <w:rsid w:val="00A8174F"/>
    <w:rsid w:val="00A82B74"/>
    <w:rsid w:val="00A855A4"/>
    <w:rsid w:val="00A94BB1"/>
    <w:rsid w:val="00A9591E"/>
    <w:rsid w:val="00AA2517"/>
    <w:rsid w:val="00AA536A"/>
    <w:rsid w:val="00AA5744"/>
    <w:rsid w:val="00AB7F19"/>
    <w:rsid w:val="00AD247E"/>
    <w:rsid w:val="00AD5591"/>
    <w:rsid w:val="00B02974"/>
    <w:rsid w:val="00B06AB3"/>
    <w:rsid w:val="00B166FE"/>
    <w:rsid w:val="00B51561"/>
    <w:rsid w:val="00B54E9E"/>
    <w:rsid w:val="00B6438C"/>
    <w:rsid w:val="00B66AC6"/>
    <w:rsid w:val="00B73C2D"/>
    <w:rsid w:val="00B928BC"/>
    <w:rsid w:val="00BD2357"/>
    <w:rsid w:val="00BD292D"/>
    <w:rsid w:val="00BD5455"/>
    <w:rsid w:val="00BD5508"/>
    <w:rsid w:val="00BE124A"/>
    <w:rsid w:val="00C10C13"/>
    <w:rsid w:val="00C343C9"/>
    <w:rsid w:val="00C425BA"/>
    <w:rsid w:val="00C43C3A"/>
    <w:rsid w:val="00C66E93"/>
    <w:rsid w:val="00CE3D84"/>
    <w:rsid w:val="00CE77AD"/>
    <w:rsid w:val="00CF78FD"/>
    <w:rsid w:val="00D1078F"/>
    <w:rsid w:val="00D13110"/>
    <w:rsid w:val="00D25D8B"/>
    <w:rsid w:val="00D52769"/>
    <w:rsid w:val="00D55F8D"/>
    <w:rsid w:val="00D82A36"/>
    <w:rsid w:val="00D8699D"/>
    <w:rsid w:val="00D87889"/>
    <w:rsid w:val="00D9101E"/>
    <w:rsid w:val="00DA2CC3"/>
    <w:rsid w:val="00DC393B"/>
    <w:rsid w:val="00DC5767"/>
    <w:rsid w:val="00DF0492"/>
    <w:rsid w:val="00DF2444"/>
    <w:rsid w:val="00E45BAF"/>
    <w:rsid w:val="00E64715"/>
    <w:rsid w:val="00E732C6"/>
    <w:rsid w:val="00E84080"/>
    <w:rsid w:val="00E956DC"/>
    <w:rsid w:val="00E966DF"/>
    <w:rsid w:val="00EB4343"/>
    <w:rsid w:val="00EC1260"/>
    <w:rsid w:val="00EC151B"/>
    <w:rsid w:val="00ED0EA0"/>
    <w:rsid w:val="00ED6E32"/>
    <w:rsid w:val="00EE0947"/>
    <w:rsid w:val="00EE1838"/>
    <w:rsid w:val="00EE200D"/>
    <w:rsid w:val="00F37AFE"/>
    <w:rsid w:val="00F47E96"/>
    <w:rsid w:val="00F511D0"/>
    <w:rsid w:val="00F71ECB"/>
    <w:rsid w:val="00F83D04"/>
    <w:rsid w:val="00F84EE9"/>
    <w:rsid w:val="00F923B7"/>
    <w:rsid w:val="00F95847"/>
    <w:rsid w:val="00FA4A56"/>
    <w:rsid w:val="00FB2810"/>
    <w:rsid w:val="00FB5519"/>
    <w:rsid w:val="00FB627C"/>
    <w:rsid w:val="00FC1099"/>
    <w:rsid w:val="00FC5A3C"/>
    <w:rsid w:val="00FD1465"/>
    <w:rsid w:val="00FD2573"/>
    <w:rsid w:val="00FE200D"/>
    <w:rsid w:val="00FE351D"/>
    <w:rsid w:val="00FE4C62"/>
    <w:rsid w:val="00FF1BB9"/>
    <w:rsid w:val="00FF5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3BDFF"/>
  <w14:defaultImageDpi w14:val="32767"/>
  <w15:chartTrackingRefBased/>
  <w15:docId w15:val="{1B2C7F8D-5F58-404C-9FB2-62EF1AB3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C62"/>
    <w:rPr>
      <w:rFonts w:ascii="Times New Roman" w:eastAsia="Times New Roman" w:hAnsi="Times New Roman" w:cs="Times New Roman"/>
    </w:rPr>
  </w:style>
  <w:style w:type="paragraph" w:styleId="Heading1">
    <w:name w:val="heading 1"/>
    <w:basedOn w:val="Normal"/>
    <w:next w:val="Normal"/>
    <w:link w:val="Heading1Char"/>
    <w:uiPriority w:val="9"/>
    <w:qFormat/>
    <w:rsid w:val="00FE4C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06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065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101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C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4C62"/>
    <w:rPr>
      <w:color w:val="0563C1" w:themeColor="hyperlink"/>
      <w:u w:val="single"/>
    </w:rPr>
  </w:style>
  <w:style w:type="paragraph" w:styleId="NoSpacing">
    <w:name w:val="No Spacing"/>
    <w:uiPriority w:val="1"/>
    <w:qFormat/>
    <w:rsid w:val="00FE4C62"/>
  </w:style>
  <w:style w:type="character" w:customStyle="1" w:styleId="Heading2Char">
    <w:name w:val="Heading 2 Char"/>
    <w:basedOn w:val="DefaultParagraphFont"/>
    <w:link w:val="Heading2"/>
    <w:uiPriority w:val="9"/>
    <w:rsid w:val="00730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0653"/>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66117"/>
    <w:pPr>
      <w:ind w:left="720"/>
      <w:contextualSpacing/>
    </w:pPr>
  </w:style>
  <w:style w:type="character" w:customStyle="1" w:styleId="Heading4Char">
    <w:name w:val="Heading 4 Char"/>
    <w:basedOn w:val="DefaultParagraphFont"/>
    <w:link w:val="Heading4"/>
    <w:uiPriority w:val="9"/>
    <w:rsid w:val="00D9101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46C90"/>
    <w:pPr>
      <w:spacing w:before="100" w:beforeAutospacing="1" w:after="100" w:afterAutospacing="1"/>
    </w:pPr>
  </w:style>
  <w:style w:type="character" w:styleId="HTMLCode">
    <w:name w:val="HTML Code"/>
    <w:basedOn w:val="DefaultParagraphFont"/>
    <w:uiPriority w:val="99"/>
    <w:semiHidden/>
    <w:unhideWhenUsed/>
    <w:rsid w:val="00646C9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46C90"/>
    <w:rPr>
      <w:color w:val="954F72" w:themeColor="followedHyperlink"/>
      <w:u w:val="single"/>
    </w:rPr>
  </w:style>
  <w:style w:type="character" w:customStyle="1" w:styleId="UnresolvedMention1">
    <w:name w:val="Unresolved Mention1"/>
    <w:basedOn w:val="DefaultParagraphFont"/>
    <w:uiPriority w:val="99"/>
    <w:rsid w:val="007358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484758">
      <w:bodyDiv w:val="1"/>
      <w:marLeft w:val="0"/>
      <w:marRight w:val="0"/>
      <w:marTop w:val="0"/>
      <w:marBottom w:val="0"/>
      <w:divBdr>
        <w:top w:val="none" w:sz="0" w:space="0" w:color="auto"/>
        <w:left w:val="none" w:sz="0" w:space="0" w:color="auto"/>
        <w:bottom w:val="none" w:sz="0" w:space="0" w:color="auto"/>
        <w:right w:val="none" w:sz="0" w:space="0" w:color="auto"/>
      </w:divBdr>
    </w:div>
    <w:div w:id="583488449">
      <w:bodyDiv w:val="1"/>
      <w:marLeft w:val="0"/>
      <w:marRight w:val="0"/>
      <w:marTop w:val="0"/>
      <w:marBottom w:val="0"/>
      <w:divBdr>
        <w:top w:val="none" w:sz="0" w:space="0" w:color="auto"/>
        <w:left w:val="none" w:sz="0" w:space="0" w:color="auto"/>
        <w:bottom w:val="none" w:sz="0" w:space="0" w:color="auto"/>
        <w:right w:val="none" w:sz="0" w:space="0" w:color="auto"/>
      </w:divBdr>
    </w:div>
    <w:div w:id="643196844">
      <w:bodyDiv w:val="1"/>
      <w:marLeft w:val="0"/>
      <w:marRight w:val="0"/>
      <w:marTop w:val="0"/>
      <w:marBottom w:val="0"/>
      <w:divBdr>
        <w:top w:val="none" w:sz="0" w:space="0" w:color="auto"/>
        <w:left w:val="none" w:sz="0" w:space="0" w:color="auto"/>
        <w:bottom w:val="none" w:sz="0" w:space="0" w:color="auto"/>
        <w:right w:val="none" w:sz="0" w:space="0" w:color="auto"/>
      </w:divBdr>
    </w:div>
    <w:div w:id="775100718">
      <w:bodyDiv w:val="1"/>
      <w:marLeft w:val="0"/>
      <w:marRight w:val="0"/>
      <w:marTop w:val="0"/>
      <w:marBottom w:val="0"/>
      <w:divBdr>
        <w:top w:val="none" w:sz="0" w:space="0" w:color="auto"/>
        <w:left w:val="none" w:sz="0" w:space="0" w:color="auto"/>
        <w:bottom w:val="none" w:sz="0" w:space="0" w:color="auto"/>
        <w:right w:val="none" w:sz="0" w:space="0" w:color="auto"/>
      </w:divBdr>
    </w:div>
    <w:div w:id="938562094">
      <w:bodyDiv w:val="1"/>
      <w:marLeft w:val="0"/>
      <w:marRight w:val="0"/>
      <w:marTop w:val="0"/>
      <w:marBottom w:val="0"/>
      <w:divBdr>
        <w:top w:val="none" w:sz="0" w:space="0" w:color="auto"/>
        <w:left w:val="none" w:sz="0" w:space="0" w:color="auto"/>
        <w:bottom w:val="none" w:sz="0" w:space="0" w:color="auto"/>
        <w:right w:val="none" w:sz="0" w:space="0" w:color="auto"/>
      </w:divBdr>
    </w:div>
    <w:div w:id="1125125968">
      <w:bodyDiv w:val="1"/>
      <w:marLeft w:val="0"/>
      <w:marRight w:val="0"/>
      <w:marTop w:val="0"/>
      <w:marBottom w:val="0"/>
      <w:divBdr>
        <w:top w:val="none" w:sz="0" w:space="0" w:color="auto"/>
        <w:left w:val="none" w:sz="0" w:space="0" w:color="auto"/>
        <w:bottom w:val="none" w:sz="0" w:space="0" w:color="auto"/>
        <w:right w:val="none" w:sz="0" w:space="0" w:color="auto"/>
      </w:divBdr>
      <w:divsChild>
        <w:div w:id="527837479">
          <w:marLeft w:val="0"/>
          <w:marRight w:val="0"/>
          <w:marTop w:val="0"/>
          <w:marBottom w:val="0"/>
          <w:divBdr>
            <w:top w:val="none" w:sz="0" w:space="0" w:color="auto"/>
            <w:left w:val="none" w:sz="0" w:space="0" w:color="auto"/>
            <w:bottom w:val="none" w:sz="0" w:space="0" w:color="auto"/>
            <w:right w:val="none" w:sz="0" w:space="0" w:color="auto"/>
          </w:divBdr>
        </w:div>
      </w:divsChild>
    </w:div>
    <w:div w:id="1219972859">
      <w:bodyDiv w:val="1"/>
      <w:marLeft w:val="0"/>
      <w:marRight w:val="0"/>
      <w:marTop w:val="0"/>
      <w:marBottom w:val="0"/>
      <w:divBdr>
        <w:top w:val="none" w:sz="0" w:space="0" w:color="auto"/>
        <w:left w:val="none" w:sz="0" w:space="0" w:color="auto"/>
        <w:bottom w:val="none" w:sz="0" w:space="0" w:color="auto"/>
        <w:right w:val="none" w:sz="0" w:space="0" w:color="auto"/>
      </w:divBdr>
      <w:divsChild>
        <w:div w:id="814032047">
          <w:marLeft w:val="0"/>
          <w:marRight w:val="0"/>
          <w:marTop w:val="0"/>
          <w:marBottom w:val="0"/>
          <w:divBdr>
            <w:top w:val="none" w:sz="0" w:space="0" w:color="auto"/>
            <w:left w:val="none" w:sz="0" w:space="0" w:color="auto"/>
            <w:bottom w:val="none" w:sz="0" w:space="0" w:color="auto"/>
            <w:right w:val="none" w:sz="0" w:space="0" w:color="auto"/>
          </w:divBdr>
        </w:div>
      </w:divsChild>
    </w:div>
    <w:div w:id="1300458715">
      <w:bodyDiv w:val="1"/>
      <w:marLeft w:val="0"/>
      <w:marRight w:val="0"/>
      <w:marTop w:val="0"/>
      <w:marBottom w:val="0"/>
      <w:divBdr>
        <w:top w:val="none" w:sz="0" w:space="0" w:color="auto"/>
        <w:left w:val="none" w:sz="0" w:space="0" w:color="auto"/>
        <w:bottom w:val="none" w:sz="0" w:space="0" w:color="auto"/>
        <w:right w:val="none" w:sz="0" w:space="0" w:color="auto"/>
      </w:divBdr>
    </w:div>
    <w:div w:id="1792437551">
      <w:bodyDiv w:val="1"/>
      <w:marLeft w:val="0"/>
      <w:marRight w:val="0"/>
      <w:marTop w:val="0"/>
      <w:marBottom w:val="0"/>
      <w:divBdr>
        <w:top w:val="none" w:sz="0" w:space="0" w:color="auto"/>
        <w:left w:val="none" w:sz="0" w:space="0" w:color="auto"/>
        <w:bottom w:val="none" w:sz="0" w:space="0" w:color="auto"/>
        <w:right w:val="none" w:sz="0" w:space="0" w:color="auto"/>
      </w:divBdr>
    </w:div>
    <w:div w:id="1911038027">
      <w:bodyDiv w:val="1"/>
      <w:marLeft w:val="0"/>
      <w:marRight w:val="0"/>
      <w:marTop w:val="0"/>
      <w:marBottom w:val="0"/>
      <w:divBdr>
        <w:top w:val="none" w:sz="0" w:space="0" w:color="auto"/>
        <w:left w:val="none" w:sz="0" w:space="0" w:color="auto"/>
        <w:bottom w:val="none" w:sz="0" w:space="0" w:color="auto"/>
        <w:right w:val="none" w:sz="0" w:space="0" w:color="auto"/>
      </w:divBdr>
    </w:div>
    <w:div w:id="1948007009">
      <w:bodyDiv w:val="1"/>
      <w:marLeft w:val="0"/>
      <w:marRight w:val="0"/>
      <w:marTop w:val="0"/>
      <w:marBottom w:val="0"/>
      <w:divBdr>
        <w:top w:val="none" w:sz="0" w:space="0" w:color="auto"/>
        <w:left w:val="none" w:sz="0" w:space="0" w:color="auto"/>
        <w:bottom w:val="none" w:sz="0" w:space="0" w:color="auto"/>
        <w:right w:val="none" w:sz="0" w:space="0" w:color="auto"/>
      </w:divBdr>
      <w:divsChild>
        <w:div w:id="895314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praveen05ch/redshift-lab/tree/master/python"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hyperlink" Target="https://github.com/saunakc/redshift-dataengineering-lab/tree/master/python"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praveen05ch/redshift-lab/tree/master/data"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nsole.aws.amazon.com/cloudformation/home?#/stacks/new?stackName=DataEngLab&amp;templateURL=https://awspsa-redshift-lab.s3.amazonaws.com/dataeng-lab/cft/launch_v1.1.ya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github.com/saunakc/redshift-dataengineering-lab/tree/master/data"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yperlink" Target="https://console.aws.amazon.com/cloudformation/home?#/stacks/new?stackName=SupplyChain&amp;templateURL=https://aaredshift.s3.us-east-2.amazonaws.com/supplychain-lab/cft/launch_v1.2.yaml" TargetMode="External"/><Relationship Id="rId19" Type="http://schemas.openxmlformats.org/officeDocument/2006/relationships/hyperlink" Target="https://github.com/praveen05ch/redshift-lab/tree/master/sql/supplychai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fif"/><Relationship Id="rId14" Type="http://schemas.openxmlformats.org/officeDocument/2006/relationships/image" Target="media/image4.png"/><Relationship Id="rId22" Type="http://schemas.openxmlformats.org/officeDocument/2006/relationships/hyperlink" Target="https://github.com/saunakc/redshift-dataengineering-lab/tree/master/sq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www1.nyc.gov/site/tlc/about/tlc-trip-record-data.page" TargetMode="External"/><Relationship Id="rId5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761E63DBF3FA44BB940CF72686C616" ma:contentTypeVersion="13" ma:contentTypeDescription="Create a new document." ma:contentTypeScope="" ma:versionID="6dae8c777c223f4cd44ebf84489d781b">
  <xsd:schema xmlns:xsd="http://www.w3.org/2001/XMLSchema" xmlns:xs="http://www.w3.org/2001/XMLSchema" xmlns:p="http://schemas.microsoft.com/office/2006/metadata/properties" xmlns:ns3="37d18c20-21df-4224-b48a-5ae845f758c7" xmlns:ns4="89106eb8-b801-4692-ac44-439eb84a855a" targetNamespace="http://schemas.microsoft.com/office/2006/metadata/properties" ma:root="true" ma:fieldsID="8523ab88085dcaa0c7bff76b6b625df8" ns3:_="" ns4:_="">
    <xsd:import namespace="37d18c20-21df-4224-b48a-5ae845f758c7"/>
    <xsd:import namespace="89106eb8-b801-4692-ac44-439eb84a855a"/>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3:SharedWithDetails" minOccurs="0"/>
                <xsd:element ref="ns3:SharingHintHash"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d18c20-21df-4224-b48a-5ae845f758c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106eb8-b801-4692-ac44-439eb84a855a"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A06573B-048F-48E6-9A9C-86C0EEE57B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d18c20-21df-4224-b48a-5ae845f758c7"/>
    <ds:schemaRef ds:uri="89106eb8-b801-4692-ac44-439eb84a85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0801BF-4327-4FB7-940A-E086CA5F9EFA}">
  <ds:schemaRefs>
    <ds:schemaRef ds:uri="http://schemas.microsoft.com/sharepoint/v3/contenttype/forms"/>
  </ds:schemaRefs>
</ds:datastoreItem>
</file>

<file path=customXml/itemProps3.xml><?xml version="1.0" encoding="utf-8"?>
<ds:datastoreItem xmlns:ds="http://schemas.openxmlformats.org/officeDocument/2006/customXml" ds:itemID="{259D1013-D3FB-4B50-BA1B-51C04A14ED19}">
  <ds:schemaRefs>
    <ds:schemaRef ds:uri="http://purl.org/dc/elements/1.1/"/>
    <ds:schemaRef ds:uri="http://schemas.microsoft.com/office/2006/metadata/properties"/>
    <ds:schemaRef ds:uri="89106eb8-b801-4692-ac44-439eb84a855a"/>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37d18c20-21df-4224-b48a-5ae845f758c7"/>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23</Pages>
  <Words>1744</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Praveen Cheruvu</cp:lastModifiedBy>
  <cp:revision>58</cp:revision>
  <dcterms:created xsi:type="dcterms:W3CDTF">2020-05-18T00:15:00Z</dcterms:created>
  <dcterms:modified xsi:type="dcterms:W3CDTF">2020-05-18T03:32:00Z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0x010100CE761E63DBF3FA44BB940CF72686C616</vt:lpwstr>
  </property>
</Properties>
</file>